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7706" w:rsidRPr="0086459D" w:rsidRDefault="001D3444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drawing>
          <wp:inline distT="0" distB="0" distL="0" distR="0">
            <wp:extent cx="1190625" cy="885825"/>
            <wp:effectExtent l="1905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706" w:rsidRPr="0086459D" w:rsidRDefault="001B7706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208C0" w:rsidRPr="0086459D" w:rsidRDefault="003F2955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Universidade Católica Dom Bosco</w:t>
      </w:r>
    </w:p>
    <w:p w:rsidR="00FC6579" w:rsidRPr="0086459D" w:rsidRDefault="003F2955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Tecnologia Em Análise e Desenvolvimento De Sistemas</w:t>
      </w:r>
    </w:p>
    <w:p w:rsidR="001B7706" w:rsidRPr="0086459D" w:rsidRDefault="001B7706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3F2955" w:rsidP="00FC6579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Projeto de Desenvolvimento</w:t>
      </w:r>
      <w:r w:rsidR="000D01B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e Implementação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de Sistema Web </w:t>
      </w:r>
      <w:r w:rsidR="000943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Comercial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para Controle Gerencial e Administrativo</w:t>
      </w:r>
      <w:ins w:id="0" w:author="DRAGO LAYMANN" w:date="2017-03-25T20:49:00Z">
        <w:r w:rsidR="00D02865">
          <w:rPr>
            <w:rFonts w:ascii="Times New Roman" w:hAnsi="Times New Roman" w:cs="Times New Roman"/>
            <w:b/>
            <w:color w:val="000000" w:themeColor="text1"/>
            <w:sz w:val="28"/>
            <w:szCs w:val="28"/>
          </w:rPr>
          <w:t xml:space="preserve"> - SWECCA</w:t>
        </w:r>
      </w:ins>
      <w:del w:id="1" w:author="DRAGO LAYMANN" w:date="2017-03-25T20:49:00Z">
        <w:r w:rsidDel="00D02865">
          <w:rPr>
            <w:rFonts w:ascii="Times New Roman" w:hAnsi="Times New Roman" w:cs="Times New Roman"/>
            <w:b/>
            <w:color w:val="000000" w:themeColor="text1"/>
            <w:sz w:val="28"/>
            <w:szCs w:val="28"/>
          </w:rPr>
          <w:delText xml:space="preserve"> </w:delText>
        </w:r>
      </w:del>
    </w:p>
    <w:p w:rsidR="001B7706" w:rsidRPr="0086459D" w:rsidRDefault="001B7706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470F6" w:rsidRPr="0086459D" w:rsidRDefault="003F2955" w:rsidP="004470F6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Matheus Vilvert – RA- 160914</w:t>
      </w:r>
    </w:p>
    <w:p w:rsidR="004470F6" w:rsidRPr="0086459D" w:rsidRDefault="003F2955" w:rsidP="004470F6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Raul Sérgio Nunes de Souza – RA - 140943</w:t>
      </w:r>
    </w:p>
    <w:p w:rsidR="004470F6" w:rsidRPr="0086459D" w:rsidRDefault="003F2955" w:rsidP="004470F6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Rinaldo Arakaki Rocha – RA - 161316</w:t>
      </w:r>
    </w:p>
    <w:p w:rsidR="001B7706" w:rsidRPr="0086459D" w:rsidRDefault="001B7706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A6A7B" w:rsidRDefault="00BA6A7B" w:rsidP="00BA6A7B">
      <w:pPr>
        <w:spacing w:after="0" w:line="240" w:lineRule="auto"/>
        <w:jc w:val="center"/>
        <w:rPr>
          <w:ins w:id="2" w:author="DRAGO LAYMANN" w:date="2017-03-25T15:52:00Z"/>
          <w:rFonts w:ascii="Times New Roman" w:hAnsi="Times New Roman" w:cs="Times New Roman"/>
          <w:b/>
          <w:color w:val="000000" w:themeColor="text1"/>
          <w:sz w:val="28"/>
          <w:szCs w:val="28"/>
        </w:rPr>
      </w:pPr>
      <w:ins w:id="3" w:author="DRAGO LAYMANN" w:date="2017-03-25T15:52:00Z">
        <w:r>
          <w:rPr>
            <w:rFonts w:ascii="Times New Roman" w:hAnsi="Times New Roman" w:cs="Times New Roman"/>
            <w:b/>
            <w:color w:val="000000" w:themeColor="text1"/>
            <w:sz w:val="28"/>
            <w:szCs w:val="28"/>
          </w:rPr>
          <w:t>PROFº Me. Carlos Américo Perazolo Yamakawa</w:t>
        </w:r>
      </w:ins>
    </w:p>
    <w:p w:rsidR="00BA6A7B" w:rsidRPr="0086459D" w:rsidRDefault="00BA6A7B" w:rsidP="00BA6A7B">
      <w:pPr>
        <w:spacing w:after="0" w:line="240" w:lineRule="auto"/>
        <w:jc w:val="center"/>
        <w:rPr>
          <w:ins w:id="4" w:author="DRAGO LAYMANN" w:date="2017-03-25T15:52:00Z"/>
          <w:rFonts w:ascii="Times New Roman" w:hAnsi="Times New Roman" w:cs="Times New Roman"/>
          <w:b/>
          <w:color w:val="000000" w:themeColor="text1"/>
          <w:sz w:val="28"/>
          <w:szCs w:val="28"/>
        </w:rPr>
      </w:pPr>
      <w:ins w:id="5" w:author="DRAGO LAYMANN" w:date="2017-03-25T15:52:00Z">
        <w:r>
          <w:rPr>
            <w:rFonts w:ascii="Times New Roman" w:hAnsi="Times New Roman" w:cs="Times New Roman"/>
            <w:b/>
            <w:color w:val="000000" w:themeColor="text1"/>
            <w:sz w:val="28"/>
            <w:szCs w:val="28"/>
          </w:rPr>
          <w:t>PROFº Me. Ana Karina Vieira da Silva</w:t>
        </w:r>
      </w:ins>
    </w:p>
    <w:p w:rsidR="009240D6" w:rsidRPr="0086459D" w:rsidDel="00BA6A7B" w:rsidRDefault="00BA6A7B" w:rsidP="00BA6A7B">
      <w:pPr>
        <w:spacing w:after="0" w:line="240" w:lineRule="auto"/>
        <w:jc w:val="center"/>
        <w:rPr>
          <w:del w:id="6" w:author="DRAGO LAYMANN" w:date="2017-03-25T15:52:00Z"/>
          <w:rFonts w:ascii="Times New Roman" w:hAnsi="Times New Roman" w:cs="Times New Roman"/>
          <w:b/>
          <w:color w:val="000000" w:themeColor="text1"/>
          <w:sz w:val="28"/>
          <w:szCs w:val="28"/>
        </w:rPr>
      </w:pPr>
      <w:ins w:id="7" w:author="DRAGO LAYMANN" w:date="2017-03-25T15:52:00Z">
        <w:r>
          <w:rPr>
            <w:rFonts w:ascii="Times New Roman" w:hAnsi="Times New Roman" w:cs="Times New Roman"/>
            <w:b/>
            <w:color w:val="000000" w:themeColor="text1"/>
            <w:sz w:val="28"/>
            <w:szCs w:val="28"/>
          </w:rPr>
          <w:t>Orientadores</w:t>
        </w:r>
        <w:r w:rsidDel="00BA6A7B">
          <w:rPr>
            <w:rFonts w:ascii="Times New Roman" w:hAnsi="Times New Roman" w:cs="Times New Roman"/>
            <w:b/>
            <w:color w:val="000000" w:themeColor="text1"/>
            <w:sz w:val="28"/>
            <w:szCs w:val="28"/>
          </w:rPr>
          <w:t xml:space="preserve"> </w:t>
        </w:r>
      </w:ins>
      <w:del w:id="8" w:author="DRAGO LAYMANN" w:date="2017-03-25T15:52:00Z">
        <w:r w:rsidR="0069381C" w:rsidDel="00BA6A7B">
          <w:rPr>
            <w:rFonts w:ascii="Times New Roman" w:hAnsi="Times New Roman" w:cs="Times New Roman"/>
            <w:b/>
            <w:color w:val="000000" w:themeColor="text1"/>
            <w:sz w:val="28"/>
            <w:szCs w:val="28"/>
          </w:rPr>
          <w:delText>PROFº</w:delText>
        </w:r>
        <w:r w:rsidR="003F2955" w:rsidDel="00BA6A7B">
          <w:rPr>
            <w:rFonts w:ascii="Times New Roman" w:hAnsi="Times New Roman" w:cs="Times New Roman"/>
            <w:b/>
            <w:color w:val="000000" w:themeColor="text1"/>
            <w:sz w:val="28"/>
            <w:szCs w:val="28"/>
          </w:rPr>
          <w:delText xml:space="preserve"> Me</w:delText>
        </w:r>
        <w:r w:rsidR="0016195E" w:rsidDel="00BA6A7B">
          <w:rPr>
            <w:rFonts w:ascii="Times New Roman" w:hAnsi="Times New Roman" w:cs="Times New Roman"/>
            <w:b/>
            <w:color w:val="000000" w:themeColor="text1"/>
            <w:sz w:val="28"/>
            <w:szCs w:val="28"/>
          </w:rPr>
          <w:delText xml:space="preserve">. </w:delText>
        </w:r>
        <w:r w:rsidR="003F2955" w:rsidDel="00BA6A7B">
          <w:rPr>
            <w:rFonts w:ascii="Times New Roman" w:hAnsi="Times New Roman" w:cs="Times New Roman"/>
            <w:b/>
            <w:color w:val="000000" w:themeColor="text1"/>
            <w:sz w:val="28"/>
            <w:szCs w:val="28"/>
          </w:rPr>
          <w:delText>Carlos Américo Perazolo Yamakawa</w:delText>
        </w:r>
      </w:del>
    </w:p>
    <w:p w:rsidR="001B7706" w:rsidRPr="0086459D" w:rsidRDefault="003F2955" w:rsidP="009240D6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del w:id="9" w:author="DRAGO LAYMANN" w:date="2017-03-25T15:52:00Z">
        <w:r w:rsidDel="00BA6A7B">
          <w:rPr>
            <w:rFonts w:ascii="Times New Roman" w:hAnsi="Times New Roman" w:cs="Times New Roman"/>
            <w:b/>
            <w:color w:val="000000" w:themeColor="text1"/>
            <w:sz w:val="28"/>
            <w:szCs w:val="28"/>
          </w:rPr>
          <w:delText>Orientador</w:delText>
        </w:r>
      </w:del>
      <w:r w:rsidR="0016195E">
        <w:rPr>
          <w:rFonts w:ascii="Times New Roman" w:hAnsi="Times New Roman" w:cs="Times New Roman"/>
          <w:b/>
          <w:color w:val="000000" w:themeColor="text1"/>
          <w:sz w:val="28"/>
          <w:szCs w:val="28"/>
        </w:rPr>
        <w:cr/>
      </w:r>
    </w:p>
    <w:p w:rsidR="001B7706" w:rsidRPr="0086459D" w:rsidRDefault="001B7706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Del="00BA6A7B" w:rsidRDefault="001B7706" w:rsidP="00FC6579">
      <w:pPr>
        <w:spacing w:after="0" w:line="240" w:lineRule="auto"/>
        <w:jc w:val="center"/>
        <w:rPr>
          <w:del w:id="10" w:author="DRAGO LAYMANN" w:date="2017-03-25T15:52:00Z"/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  <w:pPrChange w:id="11" w:author="DRAGO LAYMANN" w:date="2017-03-25T15:52:00Z">
          <w:pPr>
            <w:spacing w:after="0" w:line="240" w:lineRule="auto"/>
            <w:jc w:val="center"/>
          </w:pPr>
        </w:pPrChange>
      </w:pPr>
    </w:p>
    <w:p w:rsidR="001B7706" w:rsidRDefault="001B7706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F2955" w:rsidRDefault="003F2955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F2955" w:rsidRDefault="003F2955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F2955" w:rsidRPr="0086459D" w:rsidRDefault="003F2955" w:rsidP="00FC657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3F2955" w:rsidP="001B77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Campo Grande - MS</w:t>
      </w:r>
    </w:p>
    <w:p w:rsidR="001B4EEE" w:rsidRDefault="003F2955" w:rsidP="001B77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1B4EEE" w:rsidSect="00FC657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del w:id="12" w:author="DRAGO LAYMANN" w:date="2017-03-25T17:25:00Z">
        <w:r w:rsidDel="00A83981">
          <w:rPr>
            <w:rFonts w:ascii="Times New Roman" w:hAnsi="Times New Roman" w:cs="Times New Roman"/>
            <w:b/>
            <w:sz w:val="28"/>
            <w:szCs w:val="28"/>
          </w:rPr>
          <w:delText>Novembro</w:delText>
        </w:r>
      </w:del>
      <w:ins w:id="13" w:author="DRAGO LAYMANN" w:date="2017-03-25T17:25:00Z">
        <w:r w:rsidR="00A83981">
          <w:rPr>
            <w:rFonts w:ascii="Times New Roman" w:hAnsi="Times New Roman" w:cs="Times New Roman"/>
            <w:b/>
            <w:sz w:val="28"/>
            <w:szCs w:val="28"/>
          </w:rPr>
          <w:t>Junho</w:t>
        </w:r>
      </w:ins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del w:id="14" w:author="DRAGO LAYMANN" w:date="2017-03-25T17:25:00Z">
        <w:r w:rsidDel="00A83981">
          <w:rPr>
            <w:rFonts w:ascii="Times New Roman" w:hAnsi="Times New Roman" w:cs="Times New Roman"/>
            <w:b/>
            <w:sz w:val="28"/>
            <w:szCs w:val="28"/>
          </w:rPr>
          <w:delText>2016</w:delText>
        </w:r>
      </w:del>
      <w:ins w:id="15" w:author="DRAGO LAYMANN" w:date="2017-03-25T17:25:00Z">
        <w:r w:rsidR="00A83981">
          <w:rPr>
            <w:rFonts w:ascii="Times New Roman" w:hAnsi="Times New Roman" w:cs="Times New Roman"/>
            <w:b/>
            <w:sz w:val="28"/>
            <w:szCs w:val="28"/>
          </w:rPr>
          <w:t>2017</w:t>
        </w:r>
      </w:ins>
    </w:p>
    <w:p w:rsidR="001B7706" w:rsidRPr="0086459D" w:rsidRDefault="001D3444" w:rsidP="001B77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1190625" cy="885825"/>
            <wp:effectExtent l="1905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706" w:rsidRPr="0086459D" w:rsidRDefault="001B7706" w:rsidP="001B77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F2955" w:rsidRPr="0086459D" w:rsidRDefault="003F2955" w:rsidP="003F295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Universidade Católica Dom Bosco</w:t>
      </w:r>
    </w:p>
    <w:p w:rsidR="003F2955" w:rsidRPr="0086459D" w:rsidRDefault="003F2955" w:rsidP="003F295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Tecnologia Em Análise e Desenvolvimento De Sistemas</w:t>
      </w:r>
    </w:p>
    <w:p w:rsidR="001B7706" w:rsidRPr="0086459D" w:rsidRDefault="001B7706" w:rsidP="001B77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 w:rsidP="001B77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 w:rsidP="001B77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 w:rsidP="001B77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 w:rsidP="001B77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 w:rsidP="001B77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 w:rsidP="001B7706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 w:rsidP="001B77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F2955" w:rsidRDefault="003F2955" w:rsidP="003F2955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F2955" w:rsidRDefault="003F2955" w:rsidP="003F2955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F2955" w:rsidRDefault="003F2955" w:rsidP="003F2955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3F2955" w:rsidRPr="0086459D" w:rsidRDefault="003F2955" w:rsidP="003F2955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Projeto de Desenvolvimento </w:t>
      </w:r>
      <w:r w:rsidR="000D01B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e Implementação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de Sistema Web</w:t>
      </w:r>
      <w:r w:rsidR="00094309" w:rsidRPr="000943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94309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Comercial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para Controle Gerencial e Administrativo </w:t>
      </w:r>
      <w:ins w:id="16" w:author="DRAGO LAYMANN" w:date="2017-03-25T20:49:00Z">
        <w:r w:rsidR="00D02865">
          <w:rPr>
            <w:rFonts w:ascii="Times New Roman" w:hAnsi="Times New Roman" w:cs="Times New Roman"/>
            <w:b/>
            <w:color w:val="000000" w:themeColor="text1"/>
            <w:sz w:val="28"/>
            <w:szCs w:val="28"/>
          </w:rPr>
          <w:t>- SWECCA</w:t>
        </w:r>
      </w:ins>
    </w:p>
    <w:p w:rsidR="00BF4AE6" w:rsidRPr="0086459D" w:rsidRDefault="0016195E" w:rsidP="00BF4AE6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</w:p>
    <w:p w:rsidR="001B7706" w:rsidRPr="0086459D" w:rsidRDefault="001B7706" w:rsidP="001B77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 w:rsidP="001B77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F2955" w:rsidRPr="0086459D" w:rsidRDefault="003F2955" w:rsidP="003F2955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Matheus Vilvert – RA- 160914</w:t>
      </w:r>
    </w:p>
    <w:p w:rsidR="003F2955" w:rsidRPr="0086459D" w:rsidRDefault="003F2955" w:rsidP="003F2955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Raul Sérgio Nunes de Souza – RA - 140943</w:t>
      </w:r>
    </w:p>
    <w:p w:rsidR="003F2955" w:rsidRPr="0086459D" w:rsidRDefault="003F2955" w:rsidP="003F2955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Rinaldo Arakaki Rocha – RA - 161316</w:t>
      </w:r>
    </w:p>
    <w:p w:rsidR="001B7706" w:rsidRPr="0086459D" w:rsidRDefault="001B7706" w:rsidP="001B77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 w:rsidP="001B77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4121" w:rsidRPr="0086459D" w:rsidRDefault="00914121" w:rsidP="001B77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F2955" w:rsidRDefault="0069381C" w:rsidP="003F2955">
      <w:pPr>
        <w:spacing w:after="0" w:line="240" w:lineRule="auto"/>
        <w:jc w:val="center"/>
        <w:rPr>
          <w:ins w:id="17" w:author="DRAGO LAYMANN" w:date="2017-03-25T15:51:00Z"/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PROFº</w:t>
      </w:r>
      <w:r w:rsidR="003F295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Me. Carlos Américo Perazolo Yamakawa</w:t>
      </w:r>
    </w:p>
    <w:p w:rsidR="00BA6A7B" w:rsidRPr="0086459D" w:rsidRDefault="00BA6A7B" w:rsidP="00BA6A7B">
      <w:pPr>
        <w:spacing w:after="0" w:line="240" w:lineRule="auto"/>
        <w:jc w:val="center"/>
        <w:rPr>
          <w:ins w:id="18" w:author="DRAGO LAYMANN" w:date="2017-03-25T15:51:00Z"/>
          <w:rFonts w:ascii="Times New Roman" w:hAnsi="Times New Roman" w:cs="Times New Roman"/>
          <w:b/>
          <w:color w:val="000000" w:themeColor="text1"/>
          <w:sz w:val="28"/>
          <w:szCs w:val="28"/>
        </w:rPr>
      </w:pPr>
      <w:ins w:id="19" w:author="DRAGO LAYMANN" w:date="2017-03-25T15:51:00Z">
        <w:r>
          <w:rPr>
            <w:rFonts w:ascii="Times New Roman" w:hAnsi="Times New Roman" w:cs="Times New Roman"/>
            <w:b/>
            <w:color w:val="000000" w:themeColor="text1"/>
            <w:sz w:val="28"/>
            <w:szCs w:val="28"/>
          </w:rPr>
          <w:t>PROFº Me. Ana Karina Vieira da Silva</w:t>
        </w:r>
      </w:ins>
    </w:p>
    <w:p w:rsidR="00BA6A7B" w:rsidRPr="0086459D" w:rsidDel="00BA6A7B" w:rsidRDefault="00BA6A7B" w:rsidP="003F2955">
      <w:pPr>
        <w:spacing w:after="0" w:line="240" w:lineRule="auto"/>
        <w:jc w:val="center"/>
        <w:rPr>
          <w:del w:id="20" w:author="DRAGO LAYMANN" w:date="2017-03-25T15:51:00Z"/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BA6A7B" w:rsidRPr="0086459D" w:rsidDel="00BA6A7B" w:rsidRDefault="003F2955" w:rsidP="00BA6A7B">
      <w:pPr>
        <w:spacing w:after="0" w:line="240" w:lineRule="auto"/>
        <w:jc w:val="center"/>
        <w:rPr>
          <w:del w:id="21" w:author="DRAGO LAYMANN" w:date="2017-03-25T15:51:00Z"/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Orientador</w:t>
      </w:r>
      <w:ins w:id="22" w:author="DRAGO LAYMANN" w:date="2017-03-25T15:51:00Z">
        <w:r w:rsidR="00BA6A7B">
          <w:rPr>
            <w:rFonts w:ascii="Times New Roman" w:hAnsi="Times New Roman" w:cs="Times New Roman"/>
            <w:b/>
            <w:color w:val="000000" w:themeColor="text1"/>
            <w:sz w:val="28"/>
            <w:szCs w:val="28"/>
          </w:rPr>
          <w:t>es</w:t>
        </w:r>
      </w:ins>
      <w:del w:id="23" w:author="DRAGO LAYMANN" w:date="2017-03-25T15:51:00Z">
        <w:r w:rsidDel="00BA6A7B">
          <w:rPr>
            <w:rFonts w:ascii="Times New Roman" w:hAnsi="Times New Roman" w:cs="Times New Roman"/>
            <w:b/>
            <w:color w:val="000000" w:themeColor="text1"/>
            <w:sz w:val="28"/>
            <w:szCs w:val="28"/>
          </w:rPr>
          <w:delText xml:space="preserve"> </w:delText>
        </w:r>
      </w:del>
      <w:r w:rsidR="0016195E">
        <w:rPr>
          <w:rFonts w:ascii="Times New Roman" w:hAnsi="Times New Roman" w:cs="Times New Roman"/>
          <w:b/>
          <w:color w:val="000000" w:themeColor="text1"/>
          <w:sz w:val="28"/>
          <w:szCs w:val="28"/>
        </w:rPr>
        <w:cr/>
      </w:r>
    </w:p>
    <w:p w:rsidR="001B7706" w:rsidRPr="0086459D" w:rsidRDefault="001B7706" w:rsidP="001B77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6195E" w:rsidP="001B7706">
      <w:pPr>
        <w:spacing w:after="0" w:line="240" w:lineRule="auto"/>
        <w:ind w:left="510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Projeto de pesquisa realizado para obtenção de nota parcial nas disciplinas de Metodologia do Trabalho e Projeto Integrado I</w:t>
      </w:r>
    </w:p>
    <w:p w:rsidR="001B7706" w:rsidRPr="0086459D" w:rsidRDefault="001B7706" w:rsidP="001B77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 w:rsidP="001B77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14121" w:rsidRPr="0086459D" w:rsidRDefault="00914121" w:rsidP="001B77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B7706" w:rsidRPr="0086459D" w:rsidRDefault="001B7706" w:rsidP="001B7706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F2955" w:rsidRPr="0086459D" w:rsidRDefault="003F2955" w:rsidP="003F295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Campo Grande - MS</w:t>
      </w:r>
    </w:p>
    <w:p w:rsidR="001B4EEE" w:rsidRDefault="003F2955" w:rsidP="003F2955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  <w:sectPr w:rsidR="001B4EEE" w:rsidSect="00FC657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del w:id="24" w:author="DRAGO LAYMANN" w:date="2017-03-25T17:25:00Z">
        <w:r w:rsidDel="00A83981">
          <w:rPr>
            <w:rFonts w:ascii="Times New Roman" w:hAnsi="Times New Roman" w:cs="Times New Roman"/>
            <w:b/>
            <w:sz w:val="28"/>
            <w:szCs w:val="28"/>
          </w:rPr>
          <w:delText>Novembro</w:delText>
        </w:r>
      </w:del>
      <w:ins w:id="25" w:author="DRAGO LAYMANN" w:date="2017-03-25T17:25:00Z">
        <w:r w:rsidR="00A83981">
          <w:rPr>
            <w:rFonts w:ascii="Times New Roman" w:hAnsi="Times New Roman" w:cs="Times New Roman"/>
            <w:b/>
            <w:sz w:val="28"/>
            <w:szCs w:val="28"/>
          </w:rPr>
          <w:t>Junho</w:t>
        </w:r>
      </w:ins>
      <w:r>
        <w:rPr>
          <w:rFonts w:ascii="Times New Roman" w:hAnsi="Times New Roman" w:cs="Times New Roman"/>
          <w:b/>
          <w:sz w:val="28"/>
          <w:szCs w:val="28"/>
        </w:rPr>
        <w:t xml:space="preserve">, </w:t>
      </w:r>
      <w:del w:id="26" w:author="DRAGO LAYMANN" w:date="2017-03-25T17:25:00Z">
        <w:r w:rsidDel="00A83981">
          <w:rPr>
            <w:rFonts w:ascii="Times New Roman" w:hAnsi="Times New Roman" w:cs="Times New Roman"/>
            <w:b/>
            <w:sz w:val="28"/>
            <w:szCs w:val="28"/>
          </w:rPr>
          <w:delText>2016</w:delText>
        </w:r>
      </w:del>
      <w:ins w:id="27" w:author="DRAGO LAYMANN" w:date="2017-03-25T17:25:00Z">
        <w:r w:rsidR="00A83981">
          <w:rPr>
            <w:rFonts w:ascii="Times New Roman" w:hAnsi="Times New Roman" w:cs="Times New Roman"/>
            <w:b/>
            <w:sz w:val="28"/>
            <w:szCs w:val="28"/>
          </w:rPr>
          <w:t>2017</w:t>
        </w:r>
      </w:ins>
    </w:p>
    <w:p w:rsidR="003F2955" w:rsidRPr="0086459D" w:rsidRDefault="003F2955" w:rsidP="001B4EEE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1B7706" w:rsidRPr="003F2955" w:rsidRDefault="0016195E" w:rsidP="00ED0602">
      <w:pPr>
        <w:pStyle w:val="Ttulo1"/>
        <w:rPr>
          <w:rFonts w:ascii="Times New Roman" w:hAnsi="Times New Roman" w:cs="Times New Roman"/>
          <w:color w:val="auto"/>
        </w:rPr>
      </w:pPr>
      <w:bookmarkStart w:id="28" w:name="_Toc465352030"/>
      <w:bookmarkStart w:id="29" w:name="_Toc466162784"/>
      <w:bookmarkStart w:id="30" w:name="_Toc466164226"/>
      <w:bookmarkStart w:id="31" w:name="_Toc466242071"/>
      <w:bookmarkStart w:id="32" w:name="_Toc466402885"/>
      <w:bookmarkStart w:id="33" w:name="_Toc466579558"/>
      <w:bookmarkStart w:id="34" w:name="_Toc466579758"/>
      <w:bookmarkStart w:id="35" w:name="_Toc466914780"/>
      <w:bookmarkStart w:id="36" w:name="_Toc466915157"/>
      <w:bookmarkStart w:id="37" w:name="_Toc466916059"/>
      <w:bookmarkStart w:id="38" w:name="_Toc478842378"/>
      <w:r w:rsidRPr="003F2955">
        <w:rPr>
          <w:rFonts w:ascii="Times New Roman" w:hAnsi="Times New Roman" w:cs="Times New Roman"/>
          <w:color w:val="auto"/>
        </w:rPr>
        <w:t>RESUMO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:rsidR="007C6ACD" w:rsidRPr="0086459D" w:rsidRDefault="007C6ACD" w:rsidP="007C6ACD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C6ACD" w:rsidRPr="00C921DA" w:rsidRDefault="0016195E" w:rsidP="007C6ACD">
      <w:p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presente projeto tem como objetivo demonstrar o processo de desenvolvimento e implementação de um sistema web</w:t>
      </w:r>
      <w:r w:rsidR="00F12BE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através das linguagens PHP, HTML5, CSS3</w:t>
      </w:r>
      <w:r w:rsidR="00F12BEF">
        <w:rPr>
          <w:rFonts w:ascii="Times New Roman" w:hAnsi="Times New Roman" w:cs="Times New Roman"/>
          <w:sz w:val="24"/>
          <w:szCs w:val="24"/>
        </w:rPr>
        <w:t xml:space="preserve"> e</w:t>
      </w:r>
      <w:r>
        <w:rPr>
          <w:rFonts w:ascii="Times New Roman" w:hAnsi="Times New Roman" w:cs="Times New Roman"/>
          <w:sz w:val="24"/>
          <w:szCs w:val="24"/>
        </w:rPr>
        <w:t xml:space="preserve"> Javascript para o controle gerencial e administrativo de vendas e de estoque de uma empresa utilizando técnicas</w:t>
      </w:r>
      <w:r w:rsidR="00225B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de elicitação</w:t>
      </w:r>
      <w:r w:rsidR="00F12BEF">
        <w:rPr>
          <w:rFonts w:ascii="Times New Roman" w:hAnsi="Times New Roman" w:cs="Times New Roman"/>
          <w:sz w:val="24"/>
          <w:szCs w:val="24"/>
        </w:rPr>
        <w:t xml:space="preserve"> de</w:t>
      </w:r>
      <w:r>
        <w:rPr>
          <w:rFonts w:ascii="Times New Roman" w:hAnsi="Times New Roman" w:cs="Times New Roman"/>
          <w:sz w:val="24"/>
          <w:szCs w:val="24"/>
        </w:rPr>
        <w:t xml:space="preserve"> requisitos como entrevistas, questionários e reuniões. Para a modelagem inicial do projeto contaremos com o auxílio da ferramenta case ASTAH</w:t>
      </w:r>
      <w:r w:rsidR="00C921D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921DA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para a diagramação e </w:t>
      </w:r>
      <w:r w:rsidR="00C921DA">
        <w:rPr>
          <w:rFonts w:ascii="Times New Roman" w:hAnsi="Times New Roman" w:cs="Times New Roman"/>
          <w:sz w:val="24"/>
          <w:szCs w:val="24"/>
        </w:rPr>
        <w:t xml:space="preserve">administração </w:t>
      </w:r>
      <w:r>
        <w:rPr>
          <w:rFonts w:ascii="Times New Roman" w:hAnsi="Times New Roman" w:cs="Times New Roman"/>
          <w:sz w:val="24"/>
          <w:szCs w:val="24"/>
        </w:rPr>
        <w:t xml:space="preserve">do banco de dados utilizaremos os programas SQL Power Architect e </w:t>
      </w:r>
      <w:r w:rsidR="00E942DA">
        <w:rPr>
          <w:rFonts w:ascii="Times New Roman" w:hAnsi="Times New Roman" w:cs="Times New Roman"/>
          <w:sz w:val="24"/>
          <w:szCs w:val="24"/>
        </w:rPr>
        <w:t>phpMy</w:t>
      </w:r>
      <w:r>
        <w:rPr>
          <w:rFonts w:ascii="Times New Roman" w:hAnsi="Times New Roman" w:cs="Times New Roman"/>
          <w:sz w:val="24"/>
          <w:szCs w:val="24"/>
        </w:rPr>
        <w:t>Admin.</w:t>
      </w:r>
      <w:r w:rsidR="00C921DA">
        <w:rPr>
          <w:rFonts w:ascii="Times New Roman" w:hAnsi="Times New Roman" w:cs="Times New Roman"/>
          <w:sz w:val="24"/>
          <w:szCs w:val="24"/>
        </w:rPr>
        <w:t xml:space="preserve"> Além disso, como projeto futuro, se possível, o desenvolvimento de um aplicativo </w:t>
      </w:r>
      <w:r w:rsidR="00C921DA">
        <w:rPr>
          <w:rFonts w:ascii="Times New Roman" w:hAnsi="Times New Roman" w:cs="Times New Roman"/>
          <w:i/>
          <w:sz w:val="24"/>
          <w:szCs w:val="24"/>
        </w:rPr>
        <w:t xml:space="preserve">mobile </w:t>
      </w:r>
      <w:r w:rsidR="00C921DA">
        <w:rPr>
          <w:rFonts w:ascii="Times New Roman" w:hAnsi="Times New Roman" w:cs="Times New Roman"/>
          <w:sz w:val="24"/>
          <w:szCs w:val="24"/>
        </w:rPr>
        <w:t>utilizando a linguagem Java</w:t>
      </w:r>
      <w:r w:rsidR="00C921DA">
        <w:rPr>
          <w:rFonts w:ascii="Times New Roman" w:hAnsi="Times New Roman" w:cs="Times New Roman"/>
          <w:i/>
          <w:sz w:val="24"/>
          <w:szCs w:val="24"/>
        </w:rPr>
        <w:t>.</w:t>
      </w:r>
    </w:p>
    <w:p w:rsidR="008E7248" w:rsidRPr="0086459D" w:rsidRDefault="008E7248" w:rsidP="007C6A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C0665" w:rsidRPr="0086459D" w:rsidRDefault="0016195E" w:rsidP="007C6AC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Palavras-Chaves:</w:t>
      </w:r>
      <w:r w:rsidR="00225B3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Sistema Web, Controle Gerencial</w:t>
      </w:r>
      <w:r w:rsidR="00C921DA">
        <w:rPr>
          <w:rFonts w:ascii="Times New Roman" w:hAnsi="Times New Roman" w:cs="Times New Roman"/>
          <w:sz w:val="24"/>
          <w:szCs w:val="24"/>
        </w:rPr>
        <w:t xml:space="preserve">, Aplicativo </w:t>
      </w:r>
      <w:r w:rsidR="00C921DA">
        <w:rPr>
          <w:rFonts w:ascii="Times New Roman" w:hAnsi="Times New Roman" w:cs="Times New Roman"/>
          <w:i/>
          <w:sz w:val="24"/>
          <w:szCs w:val="24"/>
        </w:rPr>
        <w:t>Mobile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C0665" w:rsidRPr="0086459D" w:rsidRDefault="001619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C6EBE" w:rsidRPr="003F2955" w:rsidRDefault="0016195E" w:rsidP="004C6EBE">
      <w:pPr>
        <w:pStyle w:val="Ttulo1"/>
        <w:rPr>
          <w:rFonts w:ascii="Times New Roman" w:eastAsiaTheme="minorHAnsi" w:hAnsi="Times New Roman" w:cs="Times New Roman"/>
          <w:color w:val="auto"/>
        </w:rPr>
      </w:pPr>
      <w:bookmarkStart w:id="39" w:name="_Toc466162785"/>
      <w:bookmarkStart w:id="40" w:name="_Toc466164227"/>
      <w:bookmarkStart w:id="41" w:name="_Toc466242072"/>
      <w:bookmarkStart w:id="42" w:name="_Toc466402886"/>
      <w:bookmarkStart w:id="43" w:name="_Toc466579559"/>
      <w:bookmarkStart w:id="44" w:name="_Toc466579759"/>
      <w:bookmarkStart w:id="45" w:name="_Toc466914781"/>
      <w:bookmarkStart w:id="46" w:name="_Toc466915158"/>
      <w:bookmarkStart w:id="47" w:name="_Toc466916060"/>
      <w:bookmarkStart w:id="48" w:name="_Toc478842379"/>
      <w:r w:rsidRPr="003F2955">
        <w:rPr>
          <w:rFonts w:ascii="Times New Roman" w:eastAsiaTheme="minorHAnsi" w:hAnsi="Times New Roman" w:cs="Times New Roman"/>
          <w:color w:val="auto"/>
        </w:rPr>
        <w:lastRenderedPageBreak/>
        <w:t>LISTA DE FIGURAS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:rsidR="00CF0F48" w:rsidRPr="0086459D" w:rsidRDefault="00CF0F48" w:rsidP="00CF0F48">
      <w:pPr>
        <w:rPr>
          <w:rFonts w:ascii="Times New Roman" w:hAnsi="Times New Roman" w:cs="Times New Roman"/>
        </w:rPr>
      </w:pPr>
    </w:p>
    <w:p w:rsidR="000010BD" w:rsidRDefault="0016195E">
      <w:pPr>
        <w:pStyle w:val="ndicedeilustraes"/>
        <w:tabs>
          <w:tab w:val="right" w:leader="dot" w:pos="9061"/>
        </w:tabs>
        <w:rPr>
          <w:ins w:id="49" w:author="DRAGO LAYMANN" w:date="2017-04-01T20:38:00Z"/>
          <w:rFonts w:eastAsiaTheme="minorEastAsia"/>
          <w:noProof/>
          <w:lang w:eastAsia="pt-BR"/>
        </w:rPr>
      </w:pPr>
      <w:r w:rsidRPr="000F57AC"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  <w:fldChar w:fldCharType="begin"/>
      </w:r>
      <w:r w:rsidRPr="000F57AC">
        <w:rPr>
          <w:rFonts w:ascii="Times New Roman" w:hAnsi="Times New Roman" w:cs="Times New Roman"/>
          <w:sz w:val="24"/>
          <w:szCs w:val="24"/>
        </w:rPr>
        <w:instrText xml:space="preserve"> TOC \h \z \c "Figura" </w:instrText>
      </w:r>
      <w:r w:rsidRPr="000F57AC"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  <w:fldChar w:fldCharType="separate"/>
      </w:r>
      <w:ins w:id="50" w:author="DRAGO LAYMANN" w:date="2017-04-01T20:38:00Z">
        <w:r w:rsidR="000010BD" w:rsidRPr="002F4E42">
          <w:rPr>
            <w:rStyle w:val="Hyperlink"/>
            <w:noProof/>
          </w:rPr>
          <w:fldChar w:fldCharType="begin"/>
        </w:r>
        <w:r w:rsidR="000010BD" w:rsidRPr="002F4E42">
          <w:rPr>
            <w:rStyle w:val="Hyperlink"/>
            <w:noProof/>
          </w:rPr>
          <w:instrText xml:space="preserve"> </w:instrText>
        </w:r>
        <w:r w:rsidR="000010BD">
          <w:rPr>
            <w:noProof/>
          </w:rPr>
          <w:instrText>HYPERLINK \l "_Toc478842425"</w:instrText>
        </w:r>
        <w:r w:rsidR="000010BD" w:rsidRPr="002F4E42">
          <w:rPr>
            <w:rStyle w:val="Hyperlink"/>
            <w:noProof/>
          </w:rPr>
          <w:instrText xml:space="preserve"> </w:instrText>
        </w:r>
        <w:r w:rsidR="000010BD" w:rsidRPr="002F4E42">
          <w:rPr>
            <w:rStyle w:val="Hyperlink"/>
            <w:noProof/>
          </w:rPr>
        </w:r>
        <w:r w:rsidR="000010BD" w:rsidRPr="002F4E42">
          <w:rPr>
            <w:rStyle w:val="Hyperlink"/>
            <w:noProof/>
          </w:rPr>
          <w:fldChar w:fldCharType="separate"/>
        </w:r>
        <w:r w:rsidR="000010BD" w:rsidRPr="002F4E42">
          <w:rPr>
            <w:rStyle w:val="Hyperlink"/>
            <w:rFonts w:ascii="Times New Roman" w:hAnsi="Times New Roman" w:cs="Times New Roman"/>
            <w:noProof/>
          </w:rPr>
          <w:t>Figura 1 - Tela de Login</w:t>
        </w:r>
        <w:r w:rsidR="000010BD">
          <w:rPr>
            <w:noProof/>
            <w:webHidden/>
          </w:rPr>
          <w:tab/>
        </w:r>
        <w:r w:rsidR="000010BD">
          <w:rPr>
            <w:noProof/>
            <w:webHidden/>
          </w:rPr>
          <w:fldChar w:fldCharType="begin"/>
        </w:r>
        <w:r w:rsidR="000010BD">
          <w:rPr>
            <w:noProof/>
            <w:webHidden/>
          </w:rPr>
          <w:instrText xml:space="preserve"> PAGEREF _Toc478842425 \h </w:instrText>
        </w:r>
        <w:r w:rsidR="000010BD">
          <w:rPr>
            <w:noProof/>
            <w:webHidden/>
          </w:rPr>
        </w:r>
      </w:ins>
      <w:r w:rsidR="000010BD">
        <w:rPr>
          <w:noProof/>
          <w:webHidden/>
        </w:rPr>
        <w:fldChar w:fldCharType="separate"/>
      </w:r>
      <w:ins w:id="51" w:author="DRAGO LAYMANN" w:date="2017-04-01T20:38:00Z">
        <w:r w:rsidR="000010BD">
          <w:rPr>
            <w:noProof/>
            <w:webHidden/>
          </w:rPr>
          <w:t>11</w:t>
        </w:r>
        <w:r w:rsidR="000010BD">
          <w:rPr>
            <w:noProof/>
            <w:webHidden/>
          </w:rPr>
          <w:fldChar w:fldCharType="end"/>
        </w:r>
        <w:r w:rsidR="000010BD" w:rsidRPr="002F4E42">
          <w:rPr>
            <w:rStyle w:val="Hyperlink"/>
            <w:noProof/>
          </w:rPr>
          <w:fldChar w:fldCharType="end"/>
        </w:r>
      </w:ins>
    </w:p>
    <w:p w:rsidR="000010BD" w:rsidRDefault="000010BD">
      <w:pPr>
        <w:pStyle w:val="ndicedeilustraes"/>
        <w:tabs>
          <w:tab w:val="right" w:leader="dot" w:pos="9061"/>
        </w:tabs>
        <w:rPr>
          <w:ins w:id="52" w:author="DRAGO LAYMANN" w:date="2017-04-01T20:38:00Z"/>
          <w:rFonts w:eastAsiaTheme="minorEastAsia"/>
          <w:noProof/>
          <w:lang w:eastAsia="pt-BR"/>
        </w:rPr>
      </w:pPr>
      <w:ins w:id="53" w:author="DRAGO LAYMANN" w:date="2017-04-01T20:38:00Z">
        <w:r w:rsidRPr="002F4E42">
          <w:rPr>
            <w:rStyle w:val="Hyperlink"/>
            <w:noProof/>
          </w:rPr>
          <w:fldChar w:fldCharType="begin"/>
        </w:r>
        <w:r w:rsidRPr="002F4E4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"_Toc478842426"</w:instrText>
        </w:r>
        <w:r w:rsidRPr="002F4E42">
          <w:rPr>
            <w:rStyle w:val="Hyperlink"/>
            <w:noProof/>
          </w:rPr>
          <w:instrText xml:space="preserve"> </w:instrText>
        </w:r>
        <w:r w:rsidRPr="002F4E42">
          <w:rPr>
            <w:rStyle w:val="Hyperlink"/>
            <w:noProof/>
          </w:rPr>
        </w:r>
        <w:r w:rsidRPr="002F4E42">
          <w:rPr>
            <w:rStyle w:val="Hyperlink"/>
            <w:noProof/>
          </w:rPr>
          <w:fldChar w:fldCharType="separate"/>
        </w:r>
        <w:r w:rsidRPr="002F4E42">
          <w:rPr>
            <w:rStyle w:val="Hyperlink"/>
            <w:rFonts w:ascii="Times New Roman" w:hAnsi="Times New Roman" w:cs="Times New Roman"/>
            <w:noProof/>
          </w:rPr>
          <w:t>Figura 2 - Página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_Toc478842426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4" w:author="DRAGO LAYMANN" w:date="2017-04-01T20:38:00Z"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  <w:r w:rsidRPr="002F4E42">
          <w:rPr>
            <w:rStyle w:val="Hyperlink"/>
            <w:noProof/>
          </w:rPr>
          <w:fldChar w:fldCharType="end"/>
        </w:r>
      </w:ins>
    </w:p>
    <w:p w:rsidR="000010BD" w:rsidRDefault="000010BD">
      <w:pPr>
        <w:pStyle w:val="ndicedeilustraes"/>
        <w:tabs>
          <w:tab w:val="right" w:leader="dot" w:pos="9061"/>
        </w:tabs>
        <w:rPr>
          <w:ins w:id="55" w:author="DRAGO LAYMANN" w:date="2017-04-01T20:38:00Z"/>
          <w:rFonts w:eastAsiaTheme="minorEastAsia"/>
          <w:noProof/>
          <w:lang w:eastAsia="pt-BR"/>
        </w:rPr>
      </w:pPr>
      <w:ins w:id="56" w:author="DRAGO LAYMANN" w:date="2017-04-01T20:38:00Z">
        <w:r w:rsidRPr="002F4E42">
          <w:rPr>
            <w:rStyle w:val="Hyperlink"/>
            <w:noProof/>
          </w:rPr>
          <w:fldChar w:fldCharType="begin"/>
        </w:r>
        <w:r w:rsidRPr="002F4E4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"_Toc478842427"</w:instrText>
        </w:r>
        <w:r w:rsidRPr="002F4E42">
          <w:rPr>
            <w:rStyle w:val="Hyperlink"/>
            <w:noProof/>
          </w:rPr>
          <w:instrText xml:space="preserve"> </w:instrText>
        </w:r>
        <w:r w:rsidRPr="002F4E42">
          <w:rPr>
            <w:rStyle w:val="Hyperlink"/>
            <w:noProof/>
          </w:rPr>
        </w:r>
        <w:r w:rsidRPr="002F4E42">
          <w:rPr>
            <w:rStyle w:val="Hyperlink"/>
            <w:noProof/>
          </w:rPr>
          <w:fldChar w:fldCharType="separate"/>
        </w:r>
        <w:r w:rsidRPr="002F4E42">
          <w:rPr>
            <w:rStyle w:val="Hyperlink"/>
            <w:rFonts w:ascii="Times New Roman" w:hAnsi="Times New Roman" w:cs="Times New Roman"/>
            <w:noProof/>
          </w:rPr>
          <w:t>Figura 3 - Cadastro de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_Toc478842427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7" w:author="DRAGO LAYMANN" w:date="2017-04-01T20:38:00Z"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  <w:r w:rsidRPr="002F4E42">
          <w:rPr>
            <w:rStyle w:val="Hyperlink"/>
            <w:noProof/>
          </w:rPr>
          <w:fldChar w:fldCharType="end"/>
        </w:r>
      </w:ins>
    </w:p>
    <w:p w:rsidR="000010BD" w:rsidRDefault="000010BD">
      <w:pPr>
        <w:pStyle w:val="ndicedeilustraes"/>
        <w:tabs>
          <w:tab w:val="right" w:leader="dot" w:pos="9061"/>
        </w:tabs>
        <w:rPr>
          <w:ins w:id="58" w:author="DRAGO LAYMANN" w:date="2017-04-01T20:38:00Z"/>
          <w:rFonts w:eastAsiaTheme="minorEastAsia"/>
          <w:noProof/>
          <w:lang w:eastAsia="pt-BR"/>
        </w:rPr>
      </w:pPr>
      <w:ins w:id="59" w:author="DRAGO LAYMANN" w:date="2017-04-01T20:38:00Z">
        <w:r w:rsidRPr="002F4E42">
          <w:rPr>
            <w:rStyle w:val="Hyperlink"/>
            <w:noProof/>
          </w:rPr>
          <w:fldChar w:fldCharType="begin"/>
        </w:r>
        <w:r w:rsidRPr="002F4E4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"_Toc478842428"</w:instrText>
        </w:r>
        <w:r w:rsidRPr="002F4E42">
          <w:rPr>
            <w:rStyle w:val="Hyperlink"/>
            <w:noProof/>
          </w:rPr>
          <w:instrText xml:space="preserve"> </w:instrText>
        </w:r>
        <w:r w:rsidRPr="002F4E42">
          <w:rPr>
            <w:rStyle w:val="Hyperlink"/>
            <w:noProof/>
          </w:rPr>
        </w:r>
        <w:r w:rsidRPr="002F4E42">
          <w:rPr>
            <w:rStyle w:val="Hyperlink"/>
            <w:noProof/>
          </w:rPr>
          <w:fldChar w:fldCharType="separate"/>
        </w:r>
        <w:r w:rsidRPr="002F4E42">
          <w:rPr>
            <w:rStyle w:val="Hyperlink"/>
            <w:rFonts w:ascii="Times New Roman" w:hAnsi="Times New Roman" w:cs="Times New Roman"/>
            <w:noProof/>
          </w:rPr>
          <w:t>Figura 4 - Cadastro de Fornecedores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_Toc478842428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60" w:author="DRAGO LAYMANN" w:date="2017-04-01T20:38:00Z"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  <w:r w:rsidRPr="002F4E42">
          <w:rPr>
            <w:rStyle w:val="Hyperlink"/>
            <w:noProof/>
          </w:rPr>
          <w:fldChar w:fldCharType="end"/>
        </w:r>
      </w:ins>
    </w:p>
    <w:p w:rsidR="000010BD" w:rsidRDefault="000010BD">
      <w:pPr>
        <w:pStyle w:val="ndicedeilustraes"/>
        <w:tabs>
          <w:tab w:val="right" w:leader="dot" w:pos="9061"/>
        </w:tabs>
        <w:rPr>
          <w:ins w:id="61" w:author="DRAGO LAYMANN" w:date="2017-04-01T20:38:00Z"/>
          <w:rFonts w:eastAsiaTheme="minorEastAsia"/>
          <w:noProof/>
          <w:lang w:eastAsia="pt-BR"/>
        </w:rPr>
      </w:pPr>
      <w:ins w:id="62" w:author="DRAGO LAYMANN" w:date="2017-04-01T20:38:00Z">
        <w:r w:rsidRPr="002F4E42">
          <w:rPr>
            <w:rStyle w:val="Hyperlink"/>
            <w:noProof/>
          </w:rPr>
          <w:fldChar w:fldCharType="begin"/>
        </w:r>
        <w:r w:rsidRPr="002F4E4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"_Toc478842429"</w:instrText>
        </w:r>
        <w:r w:rsidRPr="002F4E42">
          <w:rPr>
            <w:rStyle w:val="Hyperlink"/>
            <w:noProof/>
          </w:rPr>
          <w:instrText xml:space="preserve"> </w:instrText>
        </w:r>
        <w:r w:rsidRPr="002F4E42">
          <w:rPr>
            <w:rStyle w:val="Hyperlink"/>
            <w:noProof/>
          </w:rPr>
        </w:r>
        <w:r w:rsidRPr="002F4E42">
          <w:rPr>
            <w:rStyle w:val="Hyperlink"/>
            <w:noProof/>
          </w:rPr>
          <w:fldChar w:fldCharType="separate"/>
        </w:r>
        <w:r w:rsidRPr="002F4E42">
          <w:rPr>
            <w:rStyle w:val="Hyperlink"/>
            <w:rFonts w:ascii="Times New Roman" w:hAnsi="Times New Roman" w:cs="Times New Roman"/>
            <w:noProof/>
          </w:rPr>
          <w:t>Figura 5 - Cadastro de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_Toc478842429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63" w:author="DRAGO LAYMANN" w:date="2017-04-01T20:38:00Z"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  <w:r w:rsidRPr="002F4E42">
          <w:rPr>
            <w:rStyle w:val="Hyperlink"/>
            <w:noProof/>
          </w:rPr>
          <w:fldChar w:fldCharType="end"/>
        </w:r>
      </w:ins>
    </w:p>
    <w:p w:rsidR="000010BD" w:rsidRDefault="000010BD">
      <w:pPr>
        <w:pStyle w:val="ndicedeilustraes"/>
        <w:tabs>
          <w:tab w:val="right" w:leader="dot" w:pos="9061"/>
        </w:tabs>
        <w:rPr>
          <w:ins w:id="64" w:author="DRAGO LAYMANN" w:date="2017-04-01T20:38:00Z"/>
          <w:rFonts w:eastAsiaTheme="minorEastAsia"/>
          <w:noProof/>
          <w:lang w:eastAsia="pt-BR"/>
        </w:rPr>
      </w:pPr>
      <w:ins w:id="65" w:author="DRAGO LAYMANN" w:date="2017-04-01T20:38:00Z">
        <w:r w:rsidRPr="002F4E42">
          <w:rPr>
            <w:rStyle w:val="Hyperlink"/>
            <w:noProof/>
          </w:rPr>
          <w:fldChar w:fldCharType="begin"/>
        </w:r>
        <w:r w:rsidRPr="002F4E4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"_Toc478842430"</w:instrText>
        </w:r>
        <w:r w:rsidRPr="002F4E42">
          <w:rPr>
            <w:rStyle w:val="Hyperlink"/>
            <w:noProof/>
          </w:rPr>
          <w:instrText xml:space="preserve"> </w:instrText>
        </w:r>
        <w:r w:rsidRPr="002F4E42">
          <w:rPr>
            <w:rStyle w:val="Hyperlink"/>
            <w:noProof/>
          </w:rPr>
        </w:r>
        <w:r w:rsidRPr="002F4E42">
          <w:rPr>
            <w:rStyle w:val="Hyperlink"/>
            <w:noProof/>
          </w:rPr>
          <w:fldChar w:fldCharType="separate"/>
        </w:r>
        <w:r w:rsidRPr="002F4E42">
          <w:rPr>
            <w:rStyle w:val="Hyperlink"/>
            <w:rFonts w:ascii="Times New Roman" w:hAnsi="Times New Roman" w:cs="Times New Roman"/>
            <w:noProof/>
          </w:rPr>
          <w:t>Figura 6 - Lançamento no Caixa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_Toc478842430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66" w:author="DRAGO LAYMANN" w:date="2017-04-01T20:38:00Z"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  <w:r w:rsidRPr="002F4E42">
          <w:rPr>
            <w:rStyle w:val="Hyperlink"/>
            <w:noProof/>
          </w:rPr>
          <w:fldChar w:fldCharType="end"/>
        </w:r>
      </w:ins>
    </w:p>
    <w:p w:rsidR="000010BD" w:rsidRDefault="000010BD">
      <w:pPr>
        <w:pStyle w:val="ndicedeilustraes"/>
        <w:tabs>
          <w:tab w:val="right" w:leader="dot" w:pos="9061"/>
        </w:tabs>
        <w:rPr>
          <w:ins w:id="67" w:author="DRAGO LAYMANN" w:date="2017-04-01T20:38:00Z"/>
          <w:rFonts w:eastAsiaTheme="minorEastAsia"/>
          <w:noProof/>
          <w:lang w:eastAsia="pt-BR"/>
        </w:rPr>
      </w:pPr>
      <w:ins w:id="68" w:author="DRAGO LAYMANN" w:date="2017-04-01T20:38:00Z">
        <w:r w:rsidRPr="002F4E42">
          <w:rPr>
            <w:rStyle w:val="Hyperlink"/>
            <w:noProof/>
          </w:rPr>
          <w:fldChar w:fldCharType="begin"/>
        </w:r>
        <w:r w:rsidRPr="002F4E4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"_Toc478842431"</w:instrText>
        </w:r>
        <w:r w:rsidRPr="002F4E42">
          <w:rPr>
            <w:rStyle w:val="Hyperlink"/>
            <w:noProof/>
          </w:rPr>
          <w:instrText xml:space="preserve"> </w:instrText>
        </w:r>
        <w:r w:rsidRPr="002F4E42">
          <w:rPr>
            <w:rStyle w:val="Hyperlink"/>
            <w:noProof/>
          </w:rPr>
        </w:r>
        <w:r w:rsidRPr="002F4E42">
          <w:rPr>
            <w:rStyle w:val="Hyperlink"/>
            <w:noProof/>
          </w:rPr>
          <w:fldChar w:fldCharType="separate"/>
        </w:r>
        <w:r w:rsidRPr="002F4E42">
          <w:rPr>
            <w:rStyle w:val="Hyperlink"/>
            <w:rFonts w:ascii="Times New Roman" w:hAnsi="Times New Roman" w:cs="Times New Roman"/>
            <w:noProof/>
          </w:rPr>
          <w:t>Figura 7 - 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_Toc478842431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69" w:author="DRAGO LAYMANN" w:date="2017-04-01T20:38:00Z"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  <w:r w:rsidRPr="002F4E42">
          <w:rPr>
            <w:rStyle w:val="Hyperlink"/>
            <w:noProof/>
          </w:rPr>
          <w:fldChar w:fldCharType="end"/>
        </w:r>
      </w:ins>
    </w:p>
    <w:p w:rsidR="000010BD" w:rsidRDefault="000010BD">
      <w:pPr>
        <w:pStyle w:val="ndicedeilustraes"/>
        <w:tabs>
          <w:tab w:val="right" w:leader="dot" w:pos="9061"/>
        </w:tabs>
        <w:rPr>
          <w:ins w:id="70" w:author="DRAGO LAYMANN" w:date="2017-04-01T20:38:00Z"/>
          <w:rFonts w:eastAsiaTheme="minorEastAsia"/>
          <w:noProof/>
          <w:lang w:eastAsia="pt-BR"/>
        </w:rPr>
      </w:pPr>
      <w:ins w:id="71" w:author="DRAGO LAYMANN" w:date="2017-04-01T20:38:00Z">
        <w:r w:rsidRPr="002F4E42">
          <w:rPr>
            <w:rStyle w:val="Hyperlink"/>
            <w:noProof/>
          </w:rPr>
          <w:fldChar w:fldCharType="begin"/>
        </w:r>
        <w:r w:rsidRPr="002F4E4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"_Toc478842432"</w:instrText>
        </w:r>
        <w:r w:rsidRPr="002F4E42">
          <w:rPr>
            <w:rStyle w:val="Hyperlink"/>
            <w:noProof/>
          </w:rPr>
          <w:instrText xml:space="preserve"> </w:instrText>
        </w:r>
        <w:r w:rsidRPr="002F4E42">
          <w:rPr>
            <w:rStyle w:val="Hyperlink"/>
            <w:noProof/>
          </w:rPr>
        </w:r>
        <w:r w:rsidRPr="002F4E42">
          <w:rPr>
            <w:rStyle w:val="Hyperlink"/>
            <w:noProof/>
          </w:rPr>
          <w:fldChar w:fldCharType="separate"/>
        </w:r>
        <w:r w:rsidRPr="002F4E42">
          <w:rPr>
            <w:rStyle w:val="Hyperlink"/>
            <w:rFonts w:ascii="Times New Roman" w:hAnsi="Times New Roman" w:cs="Times New Roman"/>
            <w:noProof/>
          </w:rPr>
          <w:t>Figura 8 - Diagrama de Classe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_Toc478842432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72" w:author="DRAGO LAYMANN" w:date="2017-04-01T20:38:00Z"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  <w:r w:rsidRPr="002F4E42">
          <w:rPr>
            <w:rStyle w:val="Hyperlink"/>
            <w:noProof/>
          </w:rPr>
          <w:fldChar w:fldCharType="end"/>
        </w:r>
      </w:ins>
    </w:p>
    <w:p w:rsidR="000010BD" w:rsidRDefault="000010BD">
      <w:pPr>
        <w:pStyle w:val="ndicedeilustraes"/>
        <w:tabs>
          <w:tab w:val="right" w:leader="dot" w:pos="9061"/>
        </w:tabs>
        <w:rPr>
          <w:ins w:id="73" w:author="DRAGO LAYMANN" w:date="2017-04-01T20:38:00Z"/>
          <w:rFonts w:eastAsiaTheme="minorEastAsia"/>
          <w:noProof/>
          <w:lang w:eastAsia="pt-BR"/>
        </w:rPr>
      </w:pPr>
      <w:ins w:id="74" w:author="DRAGO LAYMANN" w:date="2017-04-01T20:38:00Z">
        <w:r w:rsidRPr="002F4E42">
          <w:rPr>
            <w:rStyle w:val="Hyperlink"/>
            <w:noProof/>
          </w:rPr>
          <w:fldChar w:fldCharType="begin"/>
        </w:r>
        <w:r w:rsidRPr="002F4E42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"_Toc478842433"</w:instrText>
        </w:r>
        <w:r w:rsidRPr="002F4E42">
          <w:rPr>
            <w:rStyle w:val="Hyperlink"/>
            <w:noProof/>
          </w:rPr>
          <w:instrText xml:space="preserve"> </w:instrText>
        </w:r>
        <w:r w:rsidRPr="002F4E42">
          <w:rPr>
            <w:rStyle w:val="Hyperlink"/>
            <w:noProof/>
          </w:rPr>
        </w:r>
        <w:r w:rsidRPr="002F4E42">
          <w:rPr>
            <w:rStyle w:val="Hyperlink"/>
            <w:noProof/>
          </w:rPr>
          <w:fldChar w:fldCharType="separate"/>
        </w:r>
        <w:r w:rsidRPr="002F4E42">
          <w:rPr>
            <w:rStyle w:val="Hyperlink"/>
            <w:rFonts w:ascii="Times New Roman" w:hAnsi="Times New Roman" w:cs="Times New Roman"/>
            <w:noProof/>
          </w:rPr>
          <w:t>Figura 9 - Diagrama Entidade Relacionamento - 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_Toc478842433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75" w:author="DRAGO LAYMANN" w:date="2017-04-01T20:38:00Z"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  <w:r w:rsidRPr="002F4E42">
          <w:rPr>
            <w:rStyle w:val="Hyperlink"/>
            <w:noProof/>
          </w:rPr>
          <w:fldChar w:fldCharType="end"/>
        </w:r>
      </w:ins>
    </w:p>
    <w:p w:rsidR="00E368B6" w:rsidDel="000010BD" w:rsidRDefault="00E368B6">
      <w:pPr>
        <w:pStyle w:val="ndicedeilustraes"/>
        <w:tabs>
          <w:tab w:val="right" w:leader="dot" w:pos="9061"/>
        </w:tabs>
        <w:rPr>
          <w:del w:id="76" w:author="DRAGO LAYMANN" w:date="2017-04-01T20:38:00Z"/>
          <w:rFonts w:eastAsiaTheme="minorEastAsia"/>
          <w:noProof/>
          <w:lang w:eastAsia="pt-BR"/>
        </w:rPr>
      </w:pPr>
      <w:del w:id="77" w:author="DRAGO LAYMANN" w:date="2017-04-01T20:38:00Z">
        <w:r w:rsidRPr="000010BD" w:rsidDel="000010BD">
          <w:rPr>
            <w:rFonts w:ascii="Times New Roman" w:hAnsi="Times New Roman" w:cs="Times New Roman"/>
            <w:noProof/>
            <w:rPrChange w:id="78" w:author="DRAGO LAYMANN" w:date="2017-04-01T20:38:00Z">
              <w:rPr>
                <w:rStyle w:val="Hyperlink"/>
                <w:rFonts w:ascii="Times New Roman" w:hAnsi="Times New Roman" w:cs="Times New Roman"/>
                <w:noProof/>
              </w:rPr>
            </w:rPrChange>
          </w:rPr>
          <w:delText>Figura 1 - Tela de Login</w:delText>
        </w:r>
        <w:r w:rsidDel="000010BD">
          <w:rPr>
            <w:noProof/>
            <w:webHidden/>
          </w:rPr>
          <w:tab/>
          <w:delText>10</w:delText>
        </w:r>
      </w:del>
    </w:p>
    <w:p w:rsidR="00E368B6" w:rsidDel="000010BD" w:rsidRDefault="00E368B6">
      <w:pPr>
        <w:pStyle w:val="ndicedeilustraes"/>
        <w:tabs>
          <w:tab w:val="right" w:leader="dot" w:pos="9061"/>
        </w:tabs>
        <w:rPr>
          <w:del w:id="79" w:author="DRAGO LAYMANN" w:date="2017-04-01T20:38:00Z"/>
          <w:rFonts w:eastAsiaTheme="minorEastAsia"/>
          <w:noProof/>
          <w:lang w:eastAsia="pt-BR"/>
        </w:rPr>
      </w:pPr>
      <w:del w:id="80" w:author="DRAGO LAYMANN" w:date="2017-04-01T20:38:00Z">
        <w:r w:rsidRPr="000010BD" w:rsidDel="000010BD">
          <w:rPr>
            <w:rFonts w:ascii="Times New Roman" w:hAnsi="Times New Roman" w:cs="Times New Roman"/>
            <w:noProof/>
            <w:rPrChange w:id="81" w:author="DRAGO LAYMANN" w:date="2017-04-01T20:38:00Z">
              <w:rPr>
                <w:rStyle w:val="Hyperlink"/>
                <w:rFonts w:ascii="Times New Roman" w:hAnsi="Times New Roman" w:cs="Times New Roman"/>
                <w:noProof/>
              </w:rPr>
            </w:rPrChange>
          </w:rPr>
          <w:delText>Figura 2 - Página Inicial</w:delText>
        </w:r>
        <w:r w:rsidDel="000010BD">
          <w:rPr>
            <w:noProof/>
            <w:webHidden/>
          </w:rPr>
          <w:tab/>
          <w:delText>11</w:delText>
        </w:r>
      </w:del>
    </w:p>
    <w:p w:rsidR="00E368B6" w:rsidDel="000010BD" w:rsidRDefault="00E368B6">
      <w:pPr>
        <w:pStyle w:val="ndicedeilustraes"/>
        <w:tabs>
          <w:tab w:val="right" w:leader="dot" w:pos="9061"/>
        </w:tabs>
        <w:rPr>
          <w:del w:id="82" w:author="DRAGO LAYMANN" w:date="2017-04-01T20:38:00Z"/>
          <w:rFonts w:eastAsiaTheme="minorEastAsia"/>
          <w:noProof/>
          <w:lang w:eastAsia="pt-BR"/>
        </w:rPr>
      </w:pPr>
      <w:del w:id="83" w:author="DRAGO LAYMANN" w:date="2017-04-01T20:38:00Z">
        <w:r w:rsidRPr="000010BD" w:rsidDel="000010BD">
          <w:rPr>
            <w:rFonts w:ascii="Times New Roman" w:hAnsi="Times New Roman" w:cs="Times New Roman"/>
            <w:noProof/>
            <w:rPrChange w:id="84" w:author="DRAGO LAYMANN" w:date="2017-04-01T20:38:00Z">
              <w:rPr>
                <w:rStyle w:val="Hyperlink"/>
                <w:rFonts w:ascii="Times New Roman" w:hAnsi="Times New Roman" w:cs="Times New Roman"/>
                <w:noProof/>
              </w:rPr>
            </w:rPrChange>
          </w:rPr>
          <w:delText>Figura 3 - Cadastro de Clientes</w:delText>
        </w:r>
        <w:r w:rsidDel="000010BD">
          <w:rPr>
            <w:noProof/>
            <w:webHidden/>
          </w:rPr>
          <w:tab/>
          <w:delText>12</w:delText>
        </w:r>
      </w:del>
    </w:p>
    <w:p w:rsidR="00E368B6" w:rsidDel="000010BD" w:rsidRDefault="00E368B6">
      <w:pPr>
        <w:pStyle w:val="ndicedeilustraes"/>
        <w:tabs>
          <w:tab w:val="right" w:leader="dot" w:pos="9061"/>
        </w:tabs>
        <w:rPr>
          <w:del w:id="85" w:author="DRAGO LAYMANN" w:date="2017-04-01T20:38:00Z"/>
          <w:rFonts w:eastAsiaTheme="minorEastAsia"/>
          <w:noProof/>
          <w:lang w:eastAsia="pt-BR"/>
        </w:rPr>
      </w:pPr>
      <w:del w:id="86" w:author="DRAGO LAYMANN" w:date="2017-04-01T20:38:00Z">
        <w:r w:rsidRPr="000010BD" w:rsidDel="000010BD">
          <w:rPr>
            <w:rFonts w:ascii="Times New Roman" w:hAnsi="Times New Roman" w:cs="Times New Roman"/>
            <w:noProof/>
            <w:rPrChange w:id="87" w:author="DRAGO LAYMANN" w:date="2017-04-01T20:38:00Z">
              <w:rPr>
                <w:rStyle w:val="Hyperlink"/>
                <w:rFonts w:ascii="Times New Roman" w:hAnsi="Times New Roman" w:cs="Times New Roman"/>
                <w:noProof/>
              </w:rPr>
            </w:rPrChange>
          </w:rPr>
          <w:delText>Figura 4 - Cadastro de Fornecedores</w:delText>
        </w:r>
        <w:r w:rsidDel="000010BD">
          <w:rPr>
            <w:noProof/>
            <w:webHidden/>
          </w:rPr>
          <w:tab/>
          <w:delText>13</w:delText>
        </w:r>
      </w:del>
    </w:p>
    <w:p w:rsidR="00E368B6" w:rsidDel="000010BD" w:rsidRDefault="00E368B6">
      <w:pPr>
        <w:pStyle w:val="ndicedeilustraes"/>
        <w:tabs>
          <w:tab w:val="right" w:leader="dot" w:pos="9061"/>
        </w:tabs>
        <w:rPr>
          <w:del w:id="88" w:author="DRAGO LAYMANN" w:date="2017-04-01T20:38:00Z"/>
          <w:rFonts w:eastAsiaTheme="minorEastAsia"/>
          <w:noProof/>
          <w:lang w:eastAsia="pt-BR"/>
        </w:rPr>
      </w:pPr>
      <w:del w:id="89" w:author="DRAGO LAYMANN" w:date="2017-04-01T20:38:00Z">
        <w:r w:rsidRPr="000010BD" w:rsidDel="000010BD">
          <w:rPr>
            <w:rFonts w:ascii="Times New Roman" w:hAnsi="Times New Roman" w:cs="Times New Roman"/>
            <w:noProof/>
            <w:rPrChange w:id="90" w:author="DRAGO LAYMANN" w:date="2017-04-01T20:38:00Z">
              <w:rPr>
                <w:rStyle w:val="Hyperlink"/>
                <w:rFonts w:ascii="Times New Roman" w:hAnsi="Times New Roman" w:cs="Times New Roman"/>
                <w:noProof/>
              </w:rPr>
            </w:rPrChange>
          </w:rPr>
          <w:delText>Figura 5 - Cadastro de Produto</w:delText>
        </w:r>
        <w:r w:rsidDel="000010BD">
          <w:rPr>
            <w:noProof/>
            <w:webHidden/>
          </w:rPr>
          <w:tab/>
          <w:delText>14</w:delText>
        </w:r>
      </w:del>
    </w:p>
    <w:p w:rsidR="00E368B6" w:rsidDel="000010BD" w:rsidRDefault="00E368B6">
      <w:pPr>
        <w:pStyle w:val="ndicedeilustraes"/>
        <w:tabs>
          <w:tab w:val="right" w:leader="dot" w:pos="9061"/>
        </w:tabs>
        <w:rPr>
          <w:del w:id="91" w:author="DRAGO LAYMANN" w:date="2017-04-01T20:38:00Z"/>
          <w:rFonts w:eastAsiaTheme="minorEastAsia"/>
          <w:noProof/>
          <w:lang w:eastAsia="pt-BR"/>
        </w:rPr>
      </w:pPr>
      <w:del w:id="92" w:author="DRAGO LAYMANN" w:date="2017-04-01T20:38:00Z">
        <w:r w:rsidRPr="000010BD" w:rsidDel="000010BD">
          <w:rPr>
            <w:rFonts w:ascii="Times New Roman" w:hAnsi="Times New Roman" w:cs="Times New Roman"/>
            <w:noProof/>
            <w:rPrChange w:id="93" w:author="DRAGO LAYMANN" w:date="2017-04-01T20:38:00Z">
              <w:rPr>
                <w:rStyle w:val="Hyperlink"/>
                <w:rFonts w:ascii="Times New Roman" w:hAnsi="Times New Roman" w:cs="Times New Roman"/>
                <w:noProof/>
              </w:rPr>
            </w:rPrChange>
          </w:rPr>
          <w:delText>Figura 6 - Lançamento no Caixa</w:delText>
        </w:r>
        <w:r w:rsidDel="000010BD">
          <w:rPr>
            <w:noProof/>
            <w:webHidden/>
          </w:rPr>
          <w:tab/>
          <w:delText>15</w:delText>
        </w:r>
      </w:del>
    </w:p>
    <w:p w:rsidR="00E368B6" w:rsidDel="000010BD" w:rsidRDefault="00E368B6">
      <w:pPr>
        <w:pStyle w:val="ndicedeilustraes"/>
        <w:tabs>
          <w:tab w:val="right" w:leader="dot" w:pos="9061"/>
        </w:tabs>
        <w:rPr>
          <w:del w:id="94" w:author="DRAGO LAYMANN" w:date="2017-04-01T20:38:00Z"/>
          <w:rFonts w:eastAsiaTheme="minorEastAsia"/>
          <w:noProof/>
          <w:lang w:eastAsia="pt-BR"/>
        </w:rPr>
      </w:pPr>
      <w:del w:id="95" w:author="DRAGO LAYMANN" w:date="2017-04-01T20:38:00Z">
        <w:r w:rsidRPr="000010BD" w:rsidDel="000010BD">
          <w:rPr>
            <w:rFonts w:ascii="Times New Roman" w:hAnsi="Times New Roman" w:cs="Times New Roman"/>
            <w:noProof/>
            <w:rPrChange w:id="96" w:author="DRAGO LAYMANN" w:date="2017-04-01T20:38:00Z">
              <w:rPr>
                <w:rStyle w:val="Hyperlink"/>
                <w:rFonts w:ascii="Times New Roman" w:hAnsi="Times New Roman" w:cs="Times New Roman"/>
                <w:noProof/>
              </w:rPr>
            </w:rPrChange>
          </w:rPr>
          <w:delText>Figura 7 - Diagrama de Caso de Uso</w:delText>
        </w:r>
        <w:r w:rsidDel="000010BD">
          <w:rPr>
            <w:noProof/>
            <w:webHidden/>
          </w:rPr>
          <w:tab/>
          <w:delText>17</w:delText>
        </w:r>
      </w:del>
    </w:p>
    <w:p w:rsidR="00E368B6" w:rsidDel="000010BD" w:rsidRDefault="00E368B6">
      <w:pPr>
        <w:pStyle w:val="ndicedeilustraes"/>
        <w:tabs>
          <w:tab w:val="right" w:leader="dot" w:pos="9061"/>
        </w:tabs>
        <w:rPr>
          <w:del w:id="97" w:author="DRAGO LAYMANN" w:date="2017-04-01T20:38:00Z"/>
          <w:rFonts w:eastAsiaTheme="minorEastAsia"/>
          <w:noProof/>
          <w:lang w:eastAsia="pt-BR"/>
        </w:rPr>
      </w:pPr>
      <w:del w:id="98" w:author="DRAGO LAYMANN" w:date="2017-04-01T20:38:00Z">
        <w:r w:rsidRPr="000010BD" w:rsidDel="000010BD">
          <w:rPr>
            <w:rFonts w:ascii="Times New Roman" w:hAnsi="Times New Roman" w:cs="Times New Roman"/>
            <w:noProof/>
            <w:rPrChange w:id="99" w:author="DRAGO LAYMANN" w:date="2017-04-01T20:38:00Z">
              <w:rPr>
                <w:rStyle w:val="Hyperlink"/>
                <w:rFonts w:ascii="Times New Roman" w:hAnsi="Times New Roman" w:cs="Times New Roman"/>
                <w:noProof/>
              </w:rPr>
            </w:rPrChange>
          </w:rPr>
          <w:delText>Figura 8 - Diagrama de Classe</w:delText>
        </w:r>
        <w:r w:rsidDel="000010BD">
          <w:rPr>
            <w:noProof/>
            <w:webHidden/>
          </w:rPr>
          <w:tab/>
          <w:delText>18</w:delText>
        </w:r>
      </w:del>
    </w:p>
    <w:p w:rsidR="00E368B6" w:rsidDel="000010BD" w:rsidRDefault="00E368B6">
      <w:pPr>
        <w:pStyle w:val="ndicedeilustraes"/>
        <w:tabs>
          <w:tab w:val="right" w:leader="dot" w:pos="9061"/>
        </w:tabs>
        <w:rPr>
          <w:del w:id="100" w:author="DRAGO LAYMANN" w:date="2017-04-01T20:38:00Z"/>
          <w:rFonts w:eastAsiaTheme="minorEastAsia"/>
          <w:noProof/>
          <w:lang w:eastAsia="pt-BR"/>
        </w:rPr>
      </w:pPr>
      <w:del w:id="101" w:author="DRAGO LAYMANN" w:date="2017-03-25T20:44:00Z">
        <w:r w:rsidRPr="000010BD" w:rsidDel="00F54FB3">
          <w:rPr>
            <w:rFonts w:ascii="Times New Roman" w:hAnsi="Times New Roman" w:cs="Times New Roman"/>
            <w:noProof/>
            <w:rPrChange w:id="102" w:author="DRAGO LAYMANN" w:date="2017-04-01T20:38:00Z">
              <w:rPr>
                <w:rStyle w:val="Hyperlink"/>
                <w:rFonts w:ascii="Times New Roman" w:hAnsi="Times New Roman" w:cs="Times New Roman"/>
                <w:noProof/>
              </w:rPr>
            </w:rPrChange>
          </w:rPr>
          <w:delText>Figura 9 - Visão geral do Scrum</w:delText>
        </w:r>
        <w:r w:rsidDel="00F54FB3">
          <w:rPr>
            <w:noProof/>
            <w:webHidden/>
          </w:rPr>
          <w:tab/>
          <w:delText>20</w:delText>
        </w:r>
      </w:del>
    </w:p>
    <w:p w:rsidR="00C75C98" w:rsidRPr="0086459D" w:rsidRDefault="0016195E" w:rsidP="001F2712">
      <w:pPr>
        <w:rPr>
          <w:rFonts w:ascii="Times New Roman" w:hAnsi="Times New Roman" w:cs="Times New Roman"/>
        </w:rPr>
      </w:pPr>
      <w:r w:rsidRPr="000F57AC">
        <w:rPr>
          <w:rFonts w:ascii="Times New Roman" w:hAnsi="Times New Roman" w:cs="Times New Roman"/>
          <w:color w:val="0000FF" w:themeColor="hyperlink"/>
          <w:sz w:val="24"/>
          <w:szCs w:val="24"/>
          <w:u w:val="single"/>
        </w:rPr>
        <w:fldChar w:fldCharType="end"/>
      </w:r>
      <w:bookmarkStart w:id="103" w:name="_GoBack"/>
      <w:bookmarkEnd w:id="103"/>
    </w:p>
    <w:p w:rsidR="00C75C98" w:rsidRPr="003F2955" w:rsidRDefault="0016195E" w:rsidP="00C75C98">
      <w:r w:rsidRPr="003F2955">
        <w:rPr>
          <w:color w:val="0000FF" w:themeColor="hyperlink"/>
          <w:u w:val="single"/>
        </w:rPr>
        <w:br w:type="page"/>
      </w:r>
    </w:p>
    <w:p w:rsidR="001F2712" w:rsidRPr="003F2955" w:rsidRDefault="0016195E" w:rsidP="00C75C98">
      <w:pPr>
        <w:pStyle w:val="Ttulo1"/>
        <w:rPr>
          <w:rFonts w:ascii="Times New Roman" w:hAnsi="Times New Roman" w:cs="Times New Roman"/>
          <w:color w:val="auto"/>
        </w:rPr>
      </w:pPr>
      <w:bookmarkStart w:id="104" w:name="_Toc466162786"/>
      <w:bookmarkStart w:id="105" w:name="_Toc466164228"/>
      <w:bookmarkStart w:id="106" w:name="_Toc466242073"/>
      <w:bookmarkStart w:id="107" w:name="_Toc466402887"/>
      <w:bookmarkStart w:id="108" w:name="_Toc466579560"/>
      <w:bookmarkStart w:id="109" w:name="_Toc466579760"/>
      <w:bookmarkStart w:id="110" w:name="_Toc466914782"/>
      <w:bookmarkStart w:id="111" w:name="_Toc466915159"/>
      <w:bookmarkStart w:id="112" w:name="_Toc466916061"/>
      <w:bookmarkStart w:id="113" w:name="_Toc478842380"/>
      <w:r w:rsidRPr="003F2955">
        <w:rPr>
          <w:rFonts w:ascii="Times New Roman" w:hAnsi="Times New Roman" w:cs="Times New Roman"/>
          <w:color w:val="auto"/>
        </w:rPr>
        <w:lastRenderedPageBreak/>
        <w:t>LISTA DE TABELAS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</w:p>
    <w:p w:rsidR="00DD46D5" w:rsidRPr="0086459D" w:rsidRDefault="00DD46D5" w:rsidP="008E7248">
      <w:pPr>
        <w:rPr>
          <w:rFonts w:ascii="Times New Roman" w:hAnsi="Times New Roman" w:cs="Times New Roman"/>
          <w:sz w:val="24"/>
          <w:szCs w:val="24"/>
        </w:rPr>
      </w:pPr>
    </w:p>
    <w:p w:rsidR="000010BD" w:rsidRDefault="0016195E">
      <w:pPr>
        <w:pStyle w:val="ndicedeilustraes"/>
        <w:tabs>
          <w:tab w:val="right" w:leader="dot" w:pos="9061"/>
        </w:tabs>
        <w:rPr>
          <w:ins w:id="114" w:author="DRAGO LAYMANN" w:date="2017-04-01T20:37:00Z"/>
          <w:rFonts w:eastAsiaTheme="minorEastAsia"/>
          <w:noProof/>
          <w:lang w:eastAsia="pt-BR"/>
        </w:rPr>
      </w:pPr>
      <w:r w:rsidRPr="0016195E">
        <w:rPr>
          <w:rFonts w:ascii="Times New Roman" w:hAnsi="Times New Roman" w:cs="Times New Roman"/>
          <w:sz w:val="24"/>
          <w:szCs w:val="24"/>
        </w:rPr>
        <w:fldChar w:fldCharType="begin"/>
      </w:r>
      <w:r w:rsidRPr="0016195E">
        <w:rPr>
          <w:rFonts w:ascii="Times New Roman" w:hAnsi="Times New Roman" w:cs="Times New Roman"/>
          <w:sz w:val="24"/>
          <w:szCs w:val="24"/>
        </w:rPr>
        <w:instrText xml:space="preserve"> TOC \h \z \c "Tabela" </w:instrText>
      </w:r>
      <w:r w:rsidRPr="0016195E">
        <w:rPr>
          <w:rFonts w:ascii="Times New Roman" w:hAnsi="Times New Roman" w:cs="Times New Roman"/>
          <w:sz w:val="24"/>
          <w:szCs w:val="24"/>
        </w:rPr>
        <w:fldChar w:fldCharType="separate"/>
      </w:r>
      <w:ins w:id="115" w:author="DRAGO LAYMANN" w:date="2017-04-01T20:37:00Z">
        <w:r w:rsidR="000010BD" w:rsidRPr="000D53C5">
          <w:rPr>
            <w:rStyle w:val="Hyperlink"/>
            <w:noProof/>
          </w:rPr>
          <w:fldChar w:fldCharType="begin"/>
        </w:r>
        <w:r w:rsidR="000010BD" w:rsidRPr="000D53C5">
          <w:rPr>
            <w:rStyle w:val="Hyperlink"/>
            <w:noProof/>
          </w:rPr>
          <w:instrText xml:space="preserve"> </w:instrText>
        </w:r>
        <w:r w:rsidR="000010BD">
          <w:rPr>
            <w:noProof/>
          </w:rPr>
          <w:instrText>HYPERLINK \l "_Toc478842407"</w:instrText>
        </w:r>
        <w:r w:rsidR="000010BD" w:rsidRPr="000D53C5">
          <w:rPr>
            <w:rStyle w:val="Hyperlink"/>
            <w:noProof/>
          </w:rPr>
          <w:instrText xml:space="preserve"> </w:instrText>
        </w:r>
        <w:r w:rsidR="000010BD" w:rsidRPr="000D53C5">
          <w:rPr>
            <w:rStyle w:val="Hyperlink"/>
            <w:noProof/>
          </w:rPr>
        </w:r>
        <w:r w:rsidR="000010BD" w:rsidRPr="000D53C5">
          <w:rPr>
            <w:rStyle w:val="Hyperlink"/>
            <w:noProof/>
          </w:rPr>
          <w:fldChar w:fldCharType="separate"/>
        </w:r>
        <w:r w:rsidR="000010BD" w:rsidRPr="000D53C5">
          <w:rPr>
            <w:rStyle w:val="Hyperlink"/>
            <w:rFonts w:ascii="Times New Roman" w:hAnsi="Times New Roman" w:cs="Times New Roman"/>
            <w:noProof/>
          </w:rPr>
          <w:t>Tabela 1 - Estimativas de Riscos</w:t>
        </w:r>
        <w:r w:rsidR="000010BD">
          <w:rPr>
            <w:noProof/>
            <w:webHidden/>
          </w:rPr>
          <w:tab/>
        </w:r>
        <w:r w:rsidR="000010BD">
          <w:rPr>
            <w:noProof/>
            <w:webHidden/>
          </w:rPr>
          <w:fldChar w:fldCharType="begin"/>
        </w:r>
        <w:r w:rsidR="000010BD">
          <w:rPr>
            <w:noProof/>
            <w:webHidden/>
          </w:rPr>
          <w:instrText xml:space="preserve"> PAGEREF _Toc478842407 \h </w:instrText>
        </w:r>
        <w:r w:rsidR="000010BD">
          <w:rPr>
            <w:noProof/>
            <w:webHidden/>
          </w:rPr>
        </w:r>
      </w:ins>
      <w:r w:rsidR="000010BD">
        <w:rPr>
          <w:noProof/>
          <w:webHidden/>
        </w:rPr>
        <w:fldChar w:fldCharType="separate"/>
      </w:r>
      <w:ins w:id="116" w:author="DRAGO LAYMANN" w:date="2017-04-01T20:37:00Z">
        <w:r w:rsidR="000010BD">
          <w:rPr>
            <w:noProof/>
            <w:webHidden/>
          </w:rPr>
          <w:t>21</w:t>
        </w:r>
        <w:r w:rsidR="000010BD">
          <w:rPr>
            <w:noProof/>
            <w:webHidden/>
          </w:rPr>
          <w:fldChar w:fldCharType="end"/>
        </w:r>
        <w:r w:rsidR="000010BD" w:rsidRPr="000D53C5">
          <w:rPr>
            <w:rStyle w:val="Hyperlink"/>
            <w:noProof/>
          </w:rPr>
          <w:fldChar w:fldCharType="end"/>
        </w:r>
      </w:ins>
    </w:p>
    <w:p w:rsidR="000010BD" w:rsidRDefault="000010BD">
      <w:pPr>
        <w:pStyle w:val="ndicedeilustraes"/>
        <w:tabs>
          <w:tab w:val="right" w:leader="dot" w:pos="9061"/>
        </w:tabs>
        <w:rPr>
          <w:ins w:id="117" w:author="DRAGO LAYMANN" w:date="2017-04-01T20:37:00Z"/>
          <w:rFonts w:eastAsiaTheme="minorEastAsia"/>
          <w:noProof/>
          <w:lang w:eastAsia="pt-BR"/>
        </w:rPr>
      </w:pPr>
      <w:ins w:id="118" w:author="DRAGO LAYMANN" w:date="2017-04-01T20:37:00Z">
        <w:r w:rsidRPr="000D53C5">
          <w:rPr>
            <w:rStyle w:val="Hyperlink"/>
            <w:noProof/>
          </w:rPr>
          <w:fldChar w:fldCharType="begin"/>
        </w:r>
        <w:r w:rsidRPr="000D53C5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"_Toc478842408"</w:instrText>
        </w:r>
        <w:r w:rsidRPr="000D53C5">
          <w:rPr>
            <w:rStyle w:val="Hyperlink"/>
            <w:noProof/>
          </w:rPr>
          <w:instrText xml:space="preserve"> </w:instrText>
        </w:r>
        <w:r w:rsidRPr="000D53C5">
          <w:rPr>
            <w:rStyle w:val="Hyperlink"/>
            <w:noProof/>
          </w:rPr>
        </w:r>
        <w:r w:rsidRPr="000D53C5">
          <w:rPr>
            <w:rStyle w:val="Hyperlink"/>
            <w:noProof/>
          </w:rPr>
          <w:fldChar w:fldCharType="separate"/>
        </w:r>
        <w:r w:rsidRPr="000D53C5">
          <w:rPr>
            <w:rStyle w:val="Hyperlink"/>
            <w:rFonts w:ascii="Times New Roman" w:hAnsi="Times New Roman" w:cs="Times New Roman"/>
            <w:noProof/>
          </w:rPr>
          <w:t>Tabela 2 - Cronograma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_Toc478842408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119" w:author="DRAGO LAYMANN" w:date="2017-04-01T20:37:00Z"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  <w:r w:rsidRPr="000D53C5">
          <w:rPr>
            <w:rStyle w:val="Hyperlink"/>
            <w:noProof/>
          </w:rPr>
          <w:fldChar w:fldCharType="end"/>
        </w:r>
      </w:ins>
    </w:p>
    <w:p w:rsidR="00E368B6" w:rsidDel="000010BD" w:rsidRDefault="00E368B6">
      <w:pPr>
        <w:pStyle w:val="ndicedeilustraes"/>
        <w:tabs>
          <w:tab w:val="right" w:leader="dot" w:pos="9061"/>
        </w:tabs>
        <w:rPr>
          <w:del w:id="120" w:author="DRAGO LAYMANN" w:date="2017-04-01T20:37:00Z"/>
          <w:rFonts w:eastAsiaTheme="minorEastAsia"/>
          <w:noProof/>
          <w:lang w:eastAsia="pt-BR"/>
        </w:rPr>
      </w:pPr>
      <w:del w:id="121" w:author="DRAGO LAYMANN" w:date="2017-04-01T20:37:00Z">
        <w:r w:rsidRPr="000010BD" w:rsidDel="000010BD">
          <w:rPr>
            <w:rFonts w:ascii="Times New Roman" w:hAnsi="Times New Roman" w:cs="Times New Roman"/>
            <w:noProof/>
            <w:rPrChange w:id="122" w:author="DRAGO LAYMANN" w:date="2017-04-01T20:37:00Z">
              <w:rPr>
                <w:rStyle w:val="Hyperlink"/>
                <w:rFonts w:ascii="Times New Roman" w:hAnsi="Times New Roman" w:cs="Times New Roman"/>
                <w:noProof/>
              </w:rPr>
            </w:rPrChange>
          </w:rPr>
          <w:delText>Tabela 1 - Estimativas de Riscos</w:delText>
        </w:r>
        <w:r w:rsidDel="000010BD">
          <w:rPr>
            <w:noProof/>
            <w:webHidden/>
          </w:rPr>
          <w:tab/>
          <w:delText>19</w:delText>
        </w:r>
      </w:del>
    </w:p>
    <w:p w:rsidR="00E368B6" w:rsidDel="000010BD" w:rsidRDefault="00E368B6">
      <w:pPr>
        <w:pStyle w:val="ndicedeilustraes"/>
        <w:tabs>
          <w:tab w:val="right" w:leader="dot" w:pos="9061"/>
        </w:tabs>
        <w:rPr>
          <w:del w:id="123" w:author="DRAGO LAYMANN" w:date="2017-04-01T20:37:00Z"/>
          <w:rFonts w:eastAsiaTheme="minorEastAsia"/>
          <w:noProof/>
          <w:lang w:eastAsia="pt-BR"/>
        </w:rPr>
      </w:pPr>
      <w:del w:id="124" w:author="DRAGO LAYMANN" w:date="2017-04-01T20:37:00Z">
        <w:r w:rsidRPr="000010BD" w:rsidDel="000010BD">
          <w:rPr>
            <w:rFonts w:ascii="Times New Roman" w:hAnsi="Times New Roman" w:cs="Times New Roman"/>
            <w:noProof/>
            <w:rPrChange w:id="125" w:author="DRAGO LAYMANN" w:date="2017-04-01T20:37:00Z">
              <w:rPr>
                <w:rStyle w:val="Hyperlink"/>
                <w:rFonts w:ascii="Times New Roman" w:hAnsi="Times New Roman" w:cs="Times New Roman"/>
                <w:noProof/>
              </w:rPr>
            </w:rPrChange>
          </w:rPr>
          <w:delText>Tabela 2 - Cronograma</w:delText>
        </w:r>
        <w:r w:rsidDel="000010BD">
          <w:rPr>
            <w:noProof/>
            <w:webHidden/>
          </w:rPr>
          <w:tab/>
          <w:delText>22</w:delText>
        </w:r>
      </w:del>
    </w:p>
    <w:p w:rsidR="00C75C98" w:rsidRPr="0086459D" w:rsidRDefault="0016195E" w:rsidP="00C75C98">
      <w:pPr>
        <w:rPr>
          <w:rFonts w:ascii="Times New Roman" w:hAnsi="Times New Roman" w:cs="Times New Roman"/>
        </w:rPr>
      </w:pPr>
      <w:r w:rsidRPr="0016195E">
        <w:rPr>
          <w:rFonts w:ascii="Times New Roman" w:hAnsi="Times New Roman" w:cs="Times New Roman"/>
          <w:sz w:val="24"/>
          <w:szCs w:val="24"/>
        </w:rPr>
        <w:fldChar w:fldCharType="end"/>
      </w:r>
    </w:p>
    <w:p w:rsidR="001F2712" w:rsidRPr="0086459D" w:rsidRDefault="001F2712" w:rsidP="001F2712">
      <w:pPr>
        <w:rPr>
          <w:rFonts w:ascii="Times New Roman" w:hAnsi="Times New Roman" w:cs="Times New Roman"/>
        </w:rPr>
      </w:pPr>
    </w:p>
    <w:p w:rsidR="001F2712" w:rsidRPr="0086459D" w:rsidRDefault="001F2712" w:rsidP="001F2712">
      <w:pPr>
        <w:rPr>
          <w:rFonts w:ascii="Times New Roman" w:hAnsi="Times New Roman" w:cs="Times New Roman"/>
        </w:rPr>
      </w:pPr>
    </w:p>
    <w:p w:rsidR="00C75C98" w:rsidRPr="0086459D" w:rsidRDefault="0016195E" w:rsidP="004E4A7C">
      <w:pPr>
        <w:pStyle w:val="Ttulo1"/>
        <w:rPr>
          <w:rFonts w:ascii="Times New Roman" w:hAnsi="Times New Roman" w:cs="Times New Roman"/>
          <w:color w:val="auto"/>
        </w:rPr>
      </w:pPr>
      <w:r w:rsidRPr="0016195E">
        <w:rPr>
          <w:rFonts w:ascii="Times New Roman" w:hAnsi="Times New Roman" w:cs="Times New Roman"/>
        </w:rPr>
        <w:br w:type="page"/>
      </w:r>
      <w:bookmarkStart w:id="126" w:name="_Toc466162787"/>
      <w:bookmarkStart w:id="127" w:name="_Toc466164229"/>
      <w:bookmarkStart w:id="128" w:name="_Toc466242074"/>
      <w:bookmarkStart w:id="129" w:name="_Toc466402888"/>
      <w:bookmarkStart w:id="130" w:name="_Toc466579561"/>
      <w:bookmarkStart w:id="131" w:name="_Toc466579761"/>
      <w:bookmarkStart w:id="132" w:name="_Toc466914783"/>
      <w:bookmarkStart w:id="133" w:name="_Toc466915160"/>
      <w:bookmarkStart w:id="134" w:name="_Toc466916062"/>
      <w:bookmarkStart w:id="135" w:name="_Toc478842381"/>
      <w:r w:rsidRPr="0016195E">
        <w:rPr>
          <w:rFonts w:ascii="Times New Roman" w:hAnsi="Times New Roman" w:cs="Times New Roman"/>
          <w:color w:val="auto"/>
        </w:rPr>
        <w:lastRenderedPageBreak/>
        <w:t>LISTA DE SIGLAS</w:t>
      </w:r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</w:p>
    <w:p w:rsidR="00BD5C7C" w:rsidRPr="0086459D" w:rsidRDefault="00BD5C7C" w:rsidP="00BD5C7C">
      <w:pPr>
        <w:rPr>
          <w:rFonts w:ascii="Times New Roman" w:hAnsi="Times New Roman" w:cs="Times New Roman"/>
        </w:rPr>
      </w:pPr>
    </w:p>
    <w:p w:rsidR="00E63848" w:rsidRDefault="0016195E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6195E">
        <w:rPr>
          <w:rFonts w:ascii="Times New Roman" w:hAnsi="Times New Roman" w:cs="Times New Roman"/>
          <w:sz w:val="24"/>
          <w:szCs w:val="24"/>
          <w:shd w:val="clear" w:color="auto" w:fill="FFFFFF"/>
        </w:rPr>
        <w:t>ASTAH - Software para modelagem uml.</w:t>
      </w:r>
    </w:p>
    <w:p w:rsidR="00E63848" w:rsidRDefault="008E7248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86459D">
        <w:rPr>
          <w:rFonts w:ascii="Times New Roman" w:hAnsi="Times New Roman" w:cs="Times New Roman"/>
          <w:sz w:val="24"/>
          <w:szCs w:val="24"/>
        </w:rPr>
        <w:t xml:space="preserve">CSS – </w:t>
      </w:r>
      <w:r w:rsidRPr="0086459D">
        <w:rPr>
          <w:rFonts w:ascii="Times New Roman" w:hAnsi="Times New Roman" w:cs="Times New Roman"/>
          <w:i/>
          <w:sz w:val="24"/>
          <w:szCs w:val="24"/>
        </w:rPr>
        <w:t>Cascading</w:t>
      </w:r>
      <w:r w:rsidR="00225B3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6459D">
        <w:rPr>
          <w:rFonts w:ascii="Times New Roman" w:hAnsi="Times New Roman" w:cs="Times New Roman"/>
          <w:i/>
          <w:sz w:val="24"/>
          <w:szCs w:val="24"/>
        </w:rPr>
        <w:t>Style</w:t>
      </w:r>
      <w:r w:rsidR="00225B3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6459D">
        <w:rPr>
          <w:rFonts w:ascii="Times New Roman" w:hAnsi="Times New Roman" w:cs="Times New Roman"/>
          <w:i/>
          <w:sz w:val="24"/>
          <w:szCs w:val="24"/>
        </w:rPr>
        <w:t>Sheets</w:t>
      </w:r>
      <w:r w:rsidRPr="0086459D">
        <w:rPr>
          <w:rFonts w:ascii="Times New Roman" w:hAnsi="Times New Roman" w:cs="Times New Roman"/>
          <w:sz w:val="24"/>
          <w:szCs w:val="24"/>
        </w:rPr>
        <w:t xml:space="preserve"> (Folhas de Estilo em Cascata).</w:t>
      </w:r>
    </w:p>
    <w:p w:rsidR="00E63848" w:rsidRDefault="00B90D48">
      <w:pPr>
        <w:spacing w:after="0" w:line="240" w:lineRule="auto"/>
        <w:rPr>
          <w:rFonts w:ascii="Times New Roman" w:hAnsi="Times New Roman" w:cs="Times New Roman"/>
        </w:rPr>
      </w:pPr>
      <w:r w:rsidRPr="0086459D">
        <w:rPr>
          <w:rFonts w:ascii="Times New Roman" w:hAnsi="Times New Roman" w:cs="Times New Roman"/>
          <w:sz w:val="24"/>
          <w:szCs w:val="24"/>
        </w:rPr>
        <w:t xml:space="preserve">HTML – </w:t>
      </w:r>
      <w:r w:rsidRPr="0086459D">
        <w:rPr>
          <w:rFonts w:ascii="Times New Roman" w:hAnsi="Times New Roman" w:cs="Times New Roman"/>
          <w:i/>
          <w:sz w:val="24"/>
          <w:szCs w:val="24"/>
        </w:rPr>
        <w:t xml:space="preserve">HyperTextMarkup </w:t>
      </w:r>
      <w:r w:rsidR="00D03033" w:rsidRPr="0086459D">
        <w:rPr>
          <w:rFonts w:ascii="Times New Roman" w:hAnsi="Times New Roman" w:cs="Times New Roman"/>
          <w:i/>
          <w:sz w:val="24"/>
          <w:szCs w:val="24"/>
        </w:rPr>
        <w:t>Language</w:t>
      </w:r>
      <w:r w:rsidR="00D03033" w:rsidRPr="0086459D">
        <w:rPr>
          <w:rFonts w:ascii="Times New Roman" w:hAnsi="Times New Roman" w:cs="Times New Roman"/>
          <w:sz w:val="24"/>
          <w:szCs w:val="24"/>
        </w:rPr>
        <w:t xml:space="preserve"> (</w:t>
      </w:r>
      <w:r w:rsidRPr="0086459D">
        <w:rPr>
          <w:rFonts w:ascii="Times New Roman" w:hAnsi="Times New Roman" w:cs="Times New Roman"/>
          <w:sz w:val="24"/>
          <w:szCs w:val="24"/>
        </w:rPr>
        <w:t>Linguagem de Marcação de Hipertexto).</w:t>
      </w:r>
    </w:p>
    <w:p w:rsidR="00E63848" w:rsidRDefault="008E72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6459D">
        <w:rPr>
          <w:rFonts w:ascii="Times New Roman" w:hAnsi="Times New Roman" w:cs="Times New Roman"/>
          <w:sz w:val="24"/>
          <w:szCs w:val="24"/>
        </w:rPr>
        <w:t xml:space="preserve">IDE – </w:t>
      </w:r>
      <w:r w:rsidRPr="0086459D">
        <w:rPr>
          <w:rFonts w:ascii="Times New Roman" w:hAnsi="Times New Roman" w:cs="Times New Roman"/>
          <w:i/>
          <w:sz w:val="24"/>
          <w:szCs w:val="24"/>
        </w:rPr>
        <w:t>Integrated</w:t>
      </w:r>
      <w:r w:rsidR="00225B3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86459D">
        <w:rPr>
          <w:rFonts w:ascii="Times New Roman" w:hAnsi="Times New Roman" w:cs="Times New Roman"/>
          <w:i/>
          <w:sz w:val="24"/>
          <w:szCs w:val="24"/>
        </w:rPr>
        <w:t>Development</w:t>
      </w:r>
      <w:r w:rsidR="00225B3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03033" w:rsidRPr="0086459D">
        <w:rPr>
          <w:rFonts w:ascii="Times New Roman" w:hAnsi="Times New Roman" w:cs="Times New Roman"/>
          <w:i/>
          <w:sz w:val="24"/>
          <w:szCs w:val="24"/>
        </w:rPr>
        <w:t>Enviroment</w:t>
      </w:r>
      <w:r w:rsidR="00D03033" w:rsidRPr="0086459D">
        <w:rPr>
          <w:rFonts w:ascii="Times New Roman" w:hAnsi="Times New Roman" w:cs="Times New Roman"/>
          <w:sz w:val="24"/>
          <w:szCs w:val="24"/>
        </w:rPr>
        <w:t xml:space="preserve"> (</w:t>
      </w:r>
      <w:r w:rsidRPr="0086459D">
        <w:rPr>
          <w:rFonts w:ascii="Times New Roman" w:hAnsi="Times New Roman" w:cs="Times New Roman"/>
          <w:sz w:val="24"/>
          <w:szCs w:val="24"/>
        </w:rPr>
        <w:t>Ambiente de Desenvolvimento Integrado).</w:t>
      </w:r>
    </w:p>
    <w:p w:rsidR="00E63848" w:rsidRDefault="0016195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6195E">
        <w:rPr>
          <w:rFonts w:ascii="Times New Roman" w:hAnsi="Times New Roman" w:cs="Times New Roman"/>
          <w:sz w:val="24"/>
          <w:szCs w:val="24"/>
        </w:rPr>
        <w:t>JAVA - Linguagem de Programação Interpretada Orientada a Objetos.</w:t>
      </w:r>
    </w:p>
    <w:p w:rsidR="00E63848" w:rsidRDefault="0016195E">
      <w:pPr>
        <w:spacing w:after="0" w:line="240" w:lineRule="auto"/>
        <w:rPr>
          <w:rFonts w:ascii="Times New Roman" w:hAnsi="Times New Roman" w:cs="Times New Roman"/>
        </w:rPr>
      </w:pPr>
      <w:r w:rsidRPr="0016195E">
        <w:rPr>
          <w:rFonts w:ascii="Times New Roman" w:hAnsi="Times New Roman" w:cs="Times New Roman"/>
          <w:sz w:val="24"/>
          <w:szCs w:val="24"/>
        </w:rPr>
        <w:t>JAVASCRIPT - Linguagem de programação interpretada.</w:t>
      </w:r>
    </w:p>
    <w:p w:rsidR="00E63848" w:rsidRDefault="00B90D4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6459D">
        <w:rPr>
          <w:rFonts w:ascii="Times New Roman" w:hAnsi="Times New Roman" w:cs="Times New Roman"/>
          <w:sz w:val="24"/>
          <w:szCs w:val="24"/>
        </w:rPr>
        <w:t>MYSQL - Sistema de Gerenciamento de Banco de Dados.</w:t>
      </w:r>
    </w:p>
    <w:p w:rsidR="00E63848" w:rsidRDefault="0016195E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6195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PHP - Linguagem de </w:t>
      </w:r>
      <w:r w:rsidRPr="0016195E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>script open source</w:t>
      </w:r>
      <w:r w:rsidRPr="0016195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de uso geral.</w:t>
      </w:r>
    </w:p>
    <w:p w:rsidR="00E63848" w:rsidDel="00F54FB3" w:rsidRDefault="008E7248">
      <w:pPr>
        <w:spacing w:after="0" w:line="240" w:lineRule="auto"/>
        <w:rPr>
          <w:del w:id="136" w:author="DRAGO LAYMANN" w:date="2017-03-25T20:47:00Z"/>
          <w:rFonts w:ascii="Times New Roman" w:hAnsi="Times New Roman" w:cs="Times New Roman"/>
          <w:sz w:val="24"/>
          <w:szCs w:val="24"/>
          <w:shd w:val="clear" w:color="auto" w:fill="FFFFFF"/>
        </w:rPr>
      </w:pPr>
      <w:del w:id="137" w:author="DRAGO LAYMANN" w:date="2017-03-25T20:47:00Z">
        <w:r w:rsidRPr="0086459D" w:rsidDel="00F54FB3">
          <w:rPr>
            <w:rFonts w:ascii="Times New Roman" w:hAnsi="Times New Roman" w:cs="Times New Roman"/>
            <w:sz w:val="24"/>
            <w:szCs w:val="24"/>
          </w:rPr>
          <w:delText xml:space="preserve">SCRUM - </w:delText>
        </w:r>
        <w:r w:rsidR="0016195E" w:rsidRPr="0016195E" w:rsidDel="00F54FB3">
          <w:rPr>
            <w:rFonts w:ascii="Times New Roman" w:hAnsi="Times New Roman" w:cs="Times New Roman"/>
            <w:sz w:val="24"/>
            <w:szCs w:val="24"/>
            <w:shd w:val="clear" w:color="auto" w:fill="FFFFFF"/>
          </w:rPr>
          <w:delText>Metodologia ágil para gestão e planejamento de projetos de software.</w:delText>
        </w:r>
      </w:del>
    </w:p>
    <w:p w:rsidR="00E63848" w:rsidRDefault="0016195E">
      <w:pPr>
        <w:spacing w:after="0" w:line="240" w:lineRule="auto"/>
        <w:rPr>
          <w:ins w:id="138" w:author="DRAGO LAYMANN" w:date="2017-03-25T20:47:00Z"/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6195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UML – </w:t>
      </w:r>
      <w:r w:rsidRPr="0016195E">
        <w:rPr>
          <w:rFonts w:ascii="Times New Roman" w:hAnsi="Times New Roman" w:cs="Times New Roman"/>
          <w:i/>
          <w:sz w:val="24"/>
          <w:szCs w:val="24"/>
          <w:shd w:val="clear" w:color="auto" w:fill="FFFFFF"/>
        </w:rPr>
        <w:t xml:space="preserve">Unified Modeling Language </w:t>
      </w:r>
      <w:r w:rsidRPr="0016195E">
        <w:rPr>
          <w:rFonts w:ascii="Times New Roman" w:hAnsi="Times New Roman" w:cs="Times New Roman"/>
          <w:sz w:val="24"/>
          <w:szCs w:val="24"/>
          <w:shd w:val="clear" w:color="auto" w:fill="FFFFFF"/>
        </w:rPr>
        <w:t>(Linguagem de Modelagem Unificada).</w:t>
      </w:r>
    </w:p>
    <w:p w:rsidR="00F54FB3" w:rsidRDefault="00F54FB3" w:rsidP="00F54FB3">
      <w:pPr>
        <w:spacing w:after="0" w:line="240" w:lineRule="auto"/>
        <w:rPr>
          <w:ins w:id="139" w:author="DRAGO LAYMANN" w:date="2017-03-25T20:47:00Z"/>
          <w:rFonts w:ascii="Times New Roman" w:hAnsi="Times New Roman" w:cs="Times New Roman"/>
          <w:sz w:val="24"/>
          <w:szCs w:val="24"/>
          <w:shd w:val="clear" w:color="auto" w:fill="FFFFFF"/>
        </w:rPr>
      </w:pPr>
      <w:ins w:id="140" w:author="DRAGO LAYMANN" w:date="2017-03-25T20:47:00Z">
        <w:r>
          <w:rPr>
            <w:rFonts w:ascii="Times New Roman" w:hAnsi="Times New Roman" w:cs="Times New Roman"/>
            <w:sz w:val="24"/>
            <w:szCs w:val="24"/>
          </w:rPr>
          <w:t>XP</w:t>
        </w:r>
        <w:r w:rsidRPr="0086459D">
          <w:rPr>
            <w:rFonts w:ascii="Times New Roman" w:hAnsi="Times New Roman" w:cs="Times New Roman"/>
            <w:sz w:val="24"/>
            <w:szCs w:val="24"/>
          </w:rPr>
          <w:t xml:space="preserve"> - </w:t>
        </w:r>
        <w:r w:rsidRPr="0016195E">
          <w:rPr>
            <w:rFonts w:ascii="Times New Roman" w:hAnsi="Times New Roman" w:cs="Times New Roman"/>
            <w:sz w:val="24"/>
            <w:szCs w:val="24"/>
            <w:shd w:val="clear" w:color="auto" w:fill="FFFFFF"/>
          </w:rPr>
          <w:t>Metodologia ágil para gestão e planejamento de projetos de software.</w:t>
        </w:r>
      </w:ins>
    </w:p>
    <w:p w:rsidR="00F54FB3" w:rsidRDefault="00F54FB3">
      <w:pPr>
        <w:spacing w:after="0" w:line="24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90D48" w:rsidRPr="0086459D" w:rsidRDefault="00B90D48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B90D48" w:rsidRPr="0086459D" w:rsidRDefault="00B90D48">
      <w:pPr>
        <w:rPr>
          <w:rFonts w:ascii="Times New Roman" w:hAnsi="Times New Roman" w:cs="Times New Roman"/>
        </w:rPr>
      </w:pPr>
    </w:p>
    <w:p w:rsidR="00C75C98" w:rsidRPr="0086459D" w:rsidRDefault="0016195E">
      <w:pPr>
        <w:rPr>
          <w:rFonts w:ascii="Times New Roman" w:hAnsi="Times New Roman" w:cs="Times New Roman"/>
        </w:rPr>
      </w:pPr>
      <w:r w:rsidRPr="0016195E">
        <w:rPr>
          <w:rFonts w:ascii="Times New Roman" w:hAnsi="Times New Roman" w:cs="Times New Roman"/>
        </w:rPr>
        <w:br w:type="page"/>
      </w:r>
    </w:p>
    <w:p w:rsidR="00B95F8E" w:rsidRPr="0086459D" w:rsidRDefault="00B95F8E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hAnsiTheme="minorHAnsi" w:cstheme="minorBidi"/>
          <w:noProof w:val="0"/>
          <w:sz w:val="22"/>
          <w:szCs w:val="22"/>
        </w:rPr>
        <w:id w:val="151541518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sz w:val="24"/>
          <w:szCs w:val="24"/>
        </w:rPr>
      </w:sdtEndPr>
      <w:sdtContent>
        <w:p w:rsidR="0005793B" w:rsidRDefault="0086459D">
          <w:pPr>
            <w:pStyle w:val="Sumrio1"/>
            <w:rPr>
              <w:ins w:id="141" w:author="DRAGO LAYMANN" w:date="2017-04-01T20:26:00Z"/>
            </w:rPr>
          </w:pPr>
          <w:r w:rsidRPr="003F2955">
            <w:t>SUMÁRIO</w:t>
          </w:r>
        </w:p>
        <w:p w:rsidR="000010BD" w:rsidRDefault="0016195E">
          <w:pPr>
            <w:pStyle w:val="Sumrio1"/>
            <w:rPr>
              <w:ins w:id="142" w:author="DRAGO LAYMANN" w:date="2017-04-01T20:37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r w:rsidRPr="000F57AC">
            <w:rPr>
              <w:lang w:eastAsia="pt-BR"/>
            </w:rPr>
            <w:fldChar w:fldCharType="begin"/>
          </w:r>
          <w:r w:rsidRPr="000F57AC">
            <w:rPr>
              <w:lang w:eastAsia="pt-BR"/>
            </w:rPr>
            <w:instrText xml:space="preserve"> TOC \o "1-3" \h \z \u </w:instrText>
          </w:r>
          <w:r w:rsidRPr="000F57AC">
            <w:rPr>
              <w:lang w:eastAsia="pt-BR"/>
            </w:rPr>
            <w:fldChar w:fldCharType="separate"/>
          </w:r>
          <w:ins w:id="143" w:author="DRAGO LAYMANN" w:date="2017-04-01T20:37:00Z">
            <w:r w:rsidR="000010BD" w:rsidRPr="00371238">
              <w:rPr>
                <w:rStyle w:val="Hyperlink"/>
              </w:rPr>
              <w:fldChar w:fldCharType="begin"/>
            </w:r>
            <w:r w:rsidR="000010BD" w:rsidRPr="00371238">
              <w:rPr>
                <w:rStyle w:val="Hyperlink"/>
              </w:rPr>
              <w:instrText xml:space="preserve"> </w:instrText>
            </w:r>
            <w:r w:rsidR="000010BD">
              <w:instrText>HYPERLINK \l "_Toc478842378"</w:instrText>
            </w:r>
            <w:r w:rsidR="000010BD" w:rsidRPr="00371238">
              <w:rPr>
                <w:rStyle w:val="Hyperlink"/>
              </w:rPr>
              <w:instrText xml:space="preserve"> </w:instrText>
            </w:r>
            <w:r w:rsidR="000010BD" w:rsidRPr="00371238">
              <w:rPr>
                <w:rStyle w:val="Hyperlink"/>
              </w:rPr>
            </w:r>
            <w:r w:rsidR="000010BD" w:rsidRPr="00371238">
              <w:rPr>
                <w:rStyle w:val="Hyperlink"/>
              </w:rPr>
              <w:fldChar w:fldCharType="separate"/>
            </w:r>
            <w:r w:rsidR="000010BD" w:rsidRPr="00371238">
              <w:rPr>
                <w:rStyle w:val="Hyperlink"/>
              </w:rPr>
              <w:t>RESUMO</w:t>
            </w:r>
            <w:r w:rsidR="000010BD">
              <w:rPr>
                <w:webHidden/>
              </w:rPr>
              <w:tab/>
            </w:r>
            <w:r w:rsidR="000010BD">
              <w:rPr>
                <w:webHidden/>
              </w:rPr>
              <w:fldChar w:fldCharType="begin"/>
            </w:r>
            <w:r w:rsidR="000010BD">
              <w:rPr>
                <w:webHidden/>
              </w:rPr>
              <w:instrText xml:space="preserve"> PAGEREF _Toc478842378 \h </w:instrText>
            </w:r>
            <w:r w:rsidR="000010BD">
              <w:rPr>
                <w:webHidden/>
              </w:rPr>
            </w:r>
          </w:ins>
          <w:r w:rsidR="000010BD">
            <w:rPr>
              <w:webHidden/>
            </w:rPr>
            <w:fldChar w:fldCharType="separate"/>
          </w:r>
          <w:ins w:id="144" w:author="DRAGO LAYMANN" w:date="2017-04-01T20:37:00Z">
            <w:r w:rsidR="000010BD">
              <w:rPr>
                <w:webHidden/>
              </w:rPr>
              <w:t>3</w:t>
            </w:r>
            <w:r w:rsidR="000010BD">
              <w:rPr>
                <w:webHidden/>
              </w:rPr>
              <w:fldChar w:fldCharType="end"/>
            </w:r>
            <w:r w:rsidR="000010BD" w:rsidRPr="00371238">
              <w:rPr>
                <w:rStyle w:val="Hyperlink"/>
              </w:rPr>
              <w:fldChar w:fldCharType="end"/>
            </w:r>
          </w:ins>
        </w:p>
        <w:p w:rsidR="000010BD" w:rsidRDefault="000010BD">
          <w:pPr>
            <w:pStyle w:val="Sumrio1"/>
            <w:rPr>
              <w:ins w:id="145" w:author="DRAGO LAYMANN" w:date="2017-04-01T20:37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ins w:id="146" w:author="DRAGO LAYMANN" w:date="2017-04-01T20:37:00Z">
            <w:r w:rsidRPr="00371238">
              <w:rPr>
                <w:rStyle w:val="Hyperlink"/>
              </w:rPr>
              <w:fldChar w:fldCharType="begin"/>
            </w:r>
            <w:r w:rsidRPr="00371238">
              <w:rPr>
                <w:rStyle w:val="Hyperlink"/>
              </w:rPr>
              <w:instrText xml:space="preserve"> </w:instrText>
            </w:r>
            <w:r>
              <w:instrText>HYPERLINK \l "_Toc478842379"</w:instrText>
            </w:r>
            <w:r w:rsidRPr="00371238">
              <w:rPr>
                <w:rStyle w:val="Hyperlink"/>
              </w:rPr>
              <w:instrText xml:space="preserve"> </w:instrText>
            </w:r>
            <w:r w:rsidRPr="00371238">
              <w:rPr>
                <w:rStyle w:val="Hyperlink"/>
              </w:rPr>
            </w:r>
            <w:r w:rsidRPr="00371238">
              <w:rPr>
                <w:rStyle w:val="Hyperlink"/>
              </w:rPr>
              <w:fldChar w:fldCharType="separate"/>
            </w:r>
            <w:r w:rsidRPr="00371238">
              <w:rPr>
                <w:rStyle w:val="Hyperlink"/>
              </w:rPr>
              <w:t>LISTA DE FIGURAS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_Toc478842379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47" w:author="DRAGO LAYMANN" w:date="2017-04-01T20:37:00Z"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  <w:r w:rsidRPr="00371238">
              <w:rPr>
                <w:rStyle w:val="Hyperlink"/>
              </w:rPr>
              <w:fldChar w:fldCharType="end"/>
            </w:r>
          </w:ins>
        </w:p>
        <w:p w:rsidR="000010BD" w:rsidRDefault="000010BD">
          <w:pPr>
            <w:pStyle w:val="Sumrio1"/>
            <w:rPr>
              <w:ins w:id="148" w:author="DRAGO LAYMANN" w:date="2017-04-01T20:37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ins w:id="149" w:author="DRAGO LAYMANN" w:date="2017-04-01T20:37:00Z">
            <w:r w:rsidRPr="00371238">
              <w:rPr>
                <w:rStyle w:val="Hyperlink"/>
              </w:rPr>
              <w:fldChar w:fldCharType="begin"/>
            </w:r>
            <w:r w:rsidRPr="00371238">
              <w:rPr>
                <w:rStyle w:val="Hyperlink"/>
              </w:rPr>
              <w:instrText xml:space="preserve"> </w:instrText>
            </w:r>
            <w:r>
              <w:instrText>HYPERLINK \l "_Toc478842380"</w:instrText>
            </w:r>
            <w:r w:rsidRPr="00371238">
              <w:rPr>
                <w:rStyle w:val="Hyperlink"/>
              </w:rPr>
              <w:instrText xml:space="preserve"> </w:instrText>
            </w:r>
            <w:r w:rsidRPr="00371238">
              <w:rPr>
                <w:rStyle w:val="Hyperlink"/>
              </w:rPr>
            </w:r>
            <w:r w:rsidRPr="00371238">
              <w:rPr>
                <w:rStyle w:val="Hyperlink"/>
              </w:rPr>
              <w:fldChar w:fldCharType="separate"/>
            </w:r>
            <w:r w:rsidRPr="00371238">
              <w:rPr>
                <w:rStyle w:val="Hyperlink"/>
              </w:rPr>
              <w:t>LISTA DE TABELAS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_Toc478842380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50" w:author="DRAGO LAYMANN" w:date="2017-04-01T20:37:00Z"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  <w:r w:rsidRPr="00371238">
              <w:rPr>
                <w:rStyle w:val="Hyperlink"/>
              </w:rPr>
              <w:fldChar w:fldCharType="end"/>
            </w:r>
          </w:ins>
        </w:p>
        <w:p w:rsidR="000010BD" w:rsidRDefault="000010BD">
          <w:pPr>
            <w:pStyle w:val="Sumrio1"/>
            <w:rPr>
              <w:ins w:id="151" w:author="DRAGO LAYMANN" w:date="2017-04-01T20:37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ins w:id="152" w:author="DRAGO LAYMANN" w:date="2017-04-01T20:37:00Z">
            <w:r w:rsidRPr="00371238">
              <w:rPr>
                <w:rStyle w:val="Hyperlink"/>
              </w:rPr>
              <w:fldChar w:fldCharType="begin"/>
            </w:r>
            <w:r w:rsidRPr="00371238">
              <w:rPr>
                <w:rStyle w:val="Hyperlink"/>
              </w:rPr>
              <w:instrText xml:space="preserve"> </w:instrText>
            </w:r>
            <w:r>
              <w:instrText>HYPERLINK \l "_Toc478842381"</w:instrText>
            </w:r>
            <w:r w:rsidRPr="00371238">
              <w:rPr>
                <w:rStyle w:val="Hyperlink"/>
              </w:rPr>
              <w:instrText xml:space="preserve"> </w:instrText>
            </w:r>
            <w:r w:rsidRPr="00371238">
              <w:rPr>
                <w:rStyle w:val="Hyperlink"/>
              </w:rPr>
            </w:r>
            <w:r w:rsidRPr="00371238">
              <w:rPr>
                <w:rStyle w:val="Hyperlink"/>
              </w:rPr>
              <w:fldChar w:fldCharType="separate"/>
            </w:r>
            <w:r w:rsidRPr="00371238">
              <w:rPr>
                <w:rStyle w:val="Hyperlink"/>
              </w:rPr>
              <w:t>LISTA DE SIGLAS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_Toc478842381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53" w:author="DRAGO LAYMANN" w:date="2017-04-01T20:37:00Z"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  <w:r w:rsidRPr="00371238">
              <w:rPr>
                <w:rStyle w:val="Hyperlink"/>
              </w:rPr>
              <w:fldChar w:fldCharType="end"/>
            </w:r>
          </w:ins>
        </w:p>
        <w:p w:rsidR="000010BD" w:rsidRDefault="000010BD">
          <w:pPr>
            <w:pStyle w:val="Sumrio1"/>
            <w:rPr>
              <w:ins w:id="154" w:author="DRAGO LAYMANN" w:date="2017-04-01T20:37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ins w:id="155" w:author="DRAGO LAYMANN" w:date="2017-04-01T20:37:00Z">
            <w:r w:rsidRPr="00371238">
              <w:rPr>
                <w:rStyle w:val="Hyperlink"/>
              </w:rPr>
              <w:fldChar w:fldCharType="begin"/>
            </w:r>
            <w:r w:rsidRPr="00371238">
              <w:rPr>
                <w:rStyle w:val="Hyperlink"/>
              </w:rPr>
              <w:instrText xml:space="preserve"> </w:instrText>
            </w:r>
            <w:r>
              <w:instrText>HYPERLINK \l "_Toc478842382"</w:instrText>
            </w:r>
            <w:r w:rsidRPr="00371238">
              <w:rPr>
                <w:rStyle w:val="Hyperlink"/>
              </w:rPr>
              <w:instrText xml:space="preserve"> </w:instrText>
            </w:r>
            <w:r w:rsidRPr="00371238">
              <w:rPr>
                <w:rStyle w:val="Hyperlink"/>
              </w:rPr>
            </w:r>
            <w:r w:rsidRPr="00371238">
              <w:rPr>
                <w:rStyle w:val="Hyperlink"/>
              </w:rPr>
              <w:fldChar w:fldCharType="separate"/>
            </w:r>
            <w:r w:rsidRPr="00371238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371238">
              <w:rPr>
                <w:rStyle w:val="Hyperlink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_Toc478842382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56" w:author="DRAGO LAYMANN" w:date="2017-04-01T20:37:00Z"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  <w:r w:rsidRPr="00371238">
              <w:rPr>
                <w:rStyle w:val="Hyperlink"/>
              </w:rPr>
              <w:fldChar w:fldCharType="end"/>
            </w:r>
          </w:ins>
        </w:p>
        <w:p w:rsidR="000010BD" w:rsidRDefault="000010BD">
          <w:pPr>
            <w:pStyle w:val="Sumrio1"/>
            <w:rPr>
              <w:ins w:id="157" w:author="DRAGO LAYMANN" w:date="2017-04-01T20:37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ins w:id="158" w:author="DRAGO LAYMANN" w:date="2017-04-01T20:37:00Z">
            <w:r w:rsidRPr="00371238">
              <w:rPr>
                <w:rStyle w:val="Hyperlink"/>
              </w:rPr>
              <w:fldChar w:fldCharType="begin"/>
            </w:r>
            <w:r w:rsidRPr="00371238">
              <w:rPr>
                <w:rStyle w:val="Hyperlink"/>
              </w:rPr>
              <w:instrText xml:space="preserve"> </w:instrText>
            </w:r>
            <w:r>
              <w:instrText>HYPERLINK \l "_Toc478842383"</w:instrText>
            </w:r>
            <w:r w:rsidRPr="00371238">
              <w:rPr>
                <w:rStyle w:val="Hyperlink"/>
              </w:rPr>
              <w:instrText xml:space="preserve"> </w:instrText>
            </w:r>
            <w:r w:rsidRPr="00371238">
              <w:rPr>
                <w:rStyle w:val="Hyperlink"/>
              </w:rPr>
            </w:r>
            <w:r w:rsidRPr="00371238">
              <w:rPr>
                <w:rStyle w:val="Hyperlink"/>
              </w:rPr>
              <w:fldChar w:fldCharType="separate"/>
            </w:r>
            <w:r w:rsidRPr="00371238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371238">
              <w:rPr>
                <w:rStyle w:val="Hyperlink"/>
              </w:rPr>
              <w:t>FUNDAMENTAÇÃO TEÓRICA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_Toc478842383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59" w:author="DRAGO LAYMANN" w:date="2017-04-01T20:37:00Z"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  <w:r w:rsidRPr="00371238">
              <w:rPr>
                <w:rStyle w:val="Hyperlink"/>
              </w:rPr>
              <w:fldChar w:fldCharType="end"/>
            </w:r>
          </w:ins>
        </w:p>
        <w:p w:rsidR="000010BD" w:rsidRDefault="000010BD">
          <w:pPr>
            <w:pStyle w:val="Sumrio1"/>
            <w:rPr>
              <w:ins w:id="160" w:author="DRAGO LAYMANN" w:date="2017-04-01T20:37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ins w:id="161" w:author="DRAGO LAYMANN" w:date="2017-04-01T20:37:00Z">
            <w:r w:rsidRPr="00371238">
              <w:rPr>
                <w:rStyle w:val="Hyperlink"/>
              </w:rPr>
              <w:fldChar w:fldCharType="begin"/>
            </w:r>
            <w:r w:rsidRPr="00371238">
              <w:rPr>
                <w:rStyle w:val="Hyperlink"/>
              </w:rPr>
              <w:instrText xml:space="preserve"> </w:instrText>
            </w:r>
            <w:r>
              <w:instrText>HYPERLINK \l "_Toc478842384"</w:instrText>
            </w:r>
            <w:r w:rsidRPr="00371238">
              <w:rPr>
                <w:rStyle w:val="Hyperlink"/>
              </w:rPr>
              <w:instrText xml:space="preserve"> </w:instrText>
            </w:r>
            <w:r w:rsidRPr="00371238">
              <w:rPr>
                <w:rStyle w:val="Hyperlink"/>
              </w:rPr>
            </w:r>
            <w:r w:rsidRPr="00371238">
              <w:rPr>
                <w:rStyle w:val="Hyperlink"/>
              </w:rPr>
              <w:fldChar w:fldCharType="separate"/>
            </w:r>
            <w:r w:rsidRPr="00371238">
              <w:rPr>
                <w:rStyle w:val="Hyperlink"/>
              </w:rPr>
              <w:t>2.1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371238">
              <w:rPr>
                <w:rStyle w:val="Hyperlink"/>
              </w:rPr>
              <w:t>O Problema a ser resolvido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_Toc478842384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62" w:author="DRAGO LAYMANN" w:date="2017-04-01T20:37:00Z"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  <w:r w:rsidRPr="00371238">
              <w:rPr>
                <w:rStyle w:val="Hyperlink"/>
              </w:rPr>
              <w:fldChar w:fldCharType="end"/>
            </w:r>
          </w:ins>
        </w:p>
        <w:p w:rsidR="000010BD" w:rsidRDefault="000010BD">
          <w:pPr>
            <w:pStyle w:val="Sumrio1"/>
            <w:rPr>
              <w:ins w:id="163" w:author="DRAGO LAYMANN" w:date="2017-04-01T20:37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ins w:id="164" w:author="DRAGO LAYMANN" w:date="2017-04-01T20:37:00Z">
            <w:r w:rsidRPr="00371238">
              <w:rPr>
                <w:rStyle w:val="Hyperlink"/>
              </w:rPr>
              <w:fldChar w:fldCharType="begin"/>
            </w:r>
            <w:r w:rsidRPr="00371238">
              <w:rPr>
                <w:rStyle w:val="Hyperlink"/>
              </w:rPr>
              <w:instrText xml:space="preserve"> </w:instrText>
            </w:r>
            <w:r>
              <w:instrText>HYPERLINK \l "_Toc478842385"</w:instrText>
            </w:r>
            <w:r w:rsidRPr="00371238">
              <w:rPr>
                <w:rStyle w:val="Hyperlink"/>
              </w:rPr>
              <w:instrText xml:space="preserve"> </w:instrText>
            </w:r>
            <w:r w:rsidRPr="00371238">
              <w:rPr>
                <w:rStyle w:val="Hyperlink"/>
              </w:rPr>
            </w:r>
            <w:r w:rsidRPr="00371238">
              <w:rPr>
                <w:rStyle w:val="Hyperlink"/>
              </w:rPr>
              <w:fldChar w:fldCharType="separate"/>
            </w:r>
            <w:r w:rsidRPr="00371238">
              <w:rPr>
                <w:rStyle w:val="Hyperlink"/>
              </w:rPr>
              <w:t>2.2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371238">
              <w:rPr>
                <w:rStyle w:val="Hyperlink"/>
              </w:rPr>
              <w:t>A Solução Proposta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_Toc478842385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65" w:author="DRAGO LAYMANN" w:date="2017-04-01T20:37:00Z"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  <w:r w:rsidRPr="00371238">
              <w:rPr>
                <w:rStyle w:val="Hyperlink"/>
              </w:rPr>
              <w:fldChar w:fldCharType="end"/>
            </w:r>
          </w:ins>
        </w:p>
        <w:p w:rsidR="000010BD" w:rsidRDefault="000010BD">
          <w:pPr>
            <w:pStyle w:val="Sumrio1"/>
            <w:rPr>
              <w:ins w:id="166" w:author="DRAGO LAYMANN" w:date="2017-04-01T20:37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ins w:id="167" w:author="DRAGO LAYMANN" w:date="2017-04-01T20:37:00Z">
            <w:r w:rsidRPr="00371238">
              <w:rPr>
                <w:rStyle w:val="Hyperlink"/>
              </w:rPr>
              <w:fldChar w:fldCharType="begin"/>
            </w:r>
            <w:r w:rsidRPr="00371238">
              <w:rPr>
                <w:rStyle w:val="Hyperlink"/>
              </w:rPr>
              <w:instrText xml:space="preserve"> </w:instrText>
            </w:r>
            <w:r>
              <w:instrText>HYPERLINK \l "_Toc478842386"</w:instrText>
            </w:r>
            <w:r w:rsidRPr="00371238">
              <w:rPr>
                <w:rStyle w:val="Hyperlink"/>
              </w:rPr>
              <w:instrText xml:space="preserve"> </w:instrText>
            </w:r>
            <w:r w:rsidRPr="00371238">
              <w:rPr>
                <w:rStyle w:val="Hyperlink"/>
              </w:rPr>
            </w:r>
            <w:r w:rsidRPr="00371238">
              <w:rPr>
                <w:rStyle w:val="Hyperlink"/>
              </w:rPr>
              <w:fldChar w:fldCharType="separate"/>
            </w:r>
            <w:r w:rsidRPr="00371238">
              <w:rPr>
                <w:rStyle w:val="Hyperlink"/>
              </w:rPr>
              <w:t>2.3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371238">
              <w:rPr>
                <w:rStyle w:val="Hyperlink"/>
              </w:rPr>
              <w:t>Prototipação de Telas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_Toc478842386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68" w:author="DRAGO LAYMANN" w:date="2017-04-01T20:37:00Z"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  <w:r w:rsidRPr="00371238">
              <w:rPr>
                <w:rStyle w:val="Hyperlink"/>
              </w:rPr>
              <w:fldChar w:fldCharType="end"/>
            </w:r>
          </w:ins>
        </w:p>
        <w:p w:rsidR="000010BD" w:rsidRDefault="000010BD">
          <w:pPr>
            <w:pStyle w:val="Sumrio1"/>
            <w:rPr>
              <w:ins w:id="169" w:author="DRAGO LAYMANN" w:date="2017-04-01T20:37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ins w:id="170" w:author="DRAGO LAYMANN" w:date="2017-04-01T20:37:00Z">
            <w:r w:rsidRPr="00371238">
              <w:rPr>
                <w:rStyle w:val="Hyperlink"/>
              </w:rPr>
              <w:fldChar w:fldCharType="begin"/>
            </w:r>
            <w:r w:rsidRPr="00371238">
              <w:rPr>
                <w:rStyle w:val="Hyperlink"/>
              </w:rPr>
              <w:instrText xml:space="preserve"> </w:instrText>
            </w:r>
            <w:r>
              <w:instrText>HYPERLINK \l "_Toc478842387"</w:instrText>
            </w:r>
            <w:r w:rsidRPr="00371238">
              <w:rPr>
                <w:rStyle w:val="Hyperlink"/>
              </w:rPr>
              <w:instrText xml:space="preserve"> </w:instrText>
            </w:r>
            <w:r w:rsidRPr="00371238">
              <w:rPr>
                <w:rStyle w:val="Hyperlink"/>
              </w:rPr>
            </w:r>
            <w:r w:rsidRPr="00371238">
              <w:rPr>
                <w:rStyle w:val="Hyperlink"/>
              </w:rPr>
              <w:fldChar w:fldCharType="separate"/>
            </w:r>
            <w:r w:rsidRPr="00371238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371238">
              <w:rPr>
                <w:rStyle w:val="Hyperlink"/>
              </w:rPr>
              <w:t>ENGENHARIA DE REQUISITOS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_Toc478842387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71" w:author="DRAGO LAYMANN" w:date="2017-04-01T20:37:00Z"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  <w:r w:rsidRPr="00371238">
              <w:rPr>
                <w:rStyle w:val="Hyperlink"/>
              </w:rPr>
              <w:fldChar w:fldCharType="end"/>
            </w:r>
          </w:ins>
        </w:p>
        <w:p w:rsidR="000010BD" w:rsidRDefault="000010BD">
          <w:pPr>
            <w:pStyle w:val="Sumrio1"/>
            <w:rPr>
              <w:ins w:id="172" w:author="DRAGO LAYMANN" w:date="2017-04-01T20:37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ins w:id="173" w:author="DRAGO LAYMANN" w:date="2017-04-01T20:37:00Z">
            <w:r w:rsidRPr="00371238">
              <w:rPr>
                <w:rStyle w:val="Hyperlink"/>
              </w:rPr>
              <w:fldChar w:fldCharType="begin"/>
            </w:r>
            <w:r w:rsidRPr="00371238">
              <w:rPr>
                <w:rStyle w:val="Hyperlink"/>
              </w:rPr>
              <w:instrText xml:space="preserve"> </w:instrText>
            </w:r>
            <w:r>
              <w:instrText>HYPERLINK \l "_Toc478842388"</w:instrText>
            </w:r>
            <w:r w:rsidRPr="00371238">
              <w:rPr>
                <w:rStyle w:val="Hyperlink"/>
              </w:rPr>
              <w:instrText xml:space="preserve"> </w:instrText>
            </w:r>
            <w:r w:rsidRPr="00371238">
              <w:rPr>
                <w:rStyle w:val="Hyperlink"/>
              </w:rPr>
            </w:r>
            <w:r w:rsidRPr="00371238">
              <w:rPr>
                <w:rStyle w:val="Hyperlink"/>
              </w:rPr>
              <w:fldChar w:fldCharType="separate"/>
            </w:r>
            <w:r w:rsidRPr="00371238">
              <w:rPr>
                <w:rStyle w:val="Hyperlink"/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371238">
              <w:rPr>
                <w:rStyle w:val="Hyperlink"/>
              </w:rPr>
              <w:t>Diagrama de Caso de 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_Toc478842388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74" w:author="DRAGO LAYMANN" w:date="2017-04-01T20:37:00Z"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  <w:r w:rsidRPr="00371238">
              <w:rPr>
                <w:rStyle w:val="Hyperlink"/>
              </w:rPr>
              <w:fldChar w:fldCharType="end"/>
            </w:r>
          </w:ins>
        </w:p>
        <w:p w:rsidR="000010BD" w:rsidRDefault="000010BD">
          <w:pPr>
            <w:pStyle w:val="Sumrio1"/>
            <w:rPr>
              <w:ins w:id="175" w:author="DRAGO LAYMANN" w:date="2017-04-01T20:37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ins w:id="176" w:author="DRAGO LAYMANN" w:date="2017-04-01T20:37:00Z">
            <w:r w:rsidRPr="00371238">
              <w:rPr>
                <w:rStyle w:val="Hyperlink"/>
              </w:rPr>
              <w:fldChar w:fldCharType="begin"/>
            </w:r>
            <w:r w:rsidRPr="00371238">
              <w:rPr>
                <w:rStyle w:val="Hyperlink"/>
              </w:rPr>
              <w:instrText xml:space="preserve"> </w:instrText>
            </w:r>
            <w:r>
              <w:instrText>HYPERLINK \l "_Toc478842389"</w:instrText>
            </w:r>
            <w:r w:rsidRPr="00371238">
              <w:rPr>
                <w:rStyle w:val="Hyperlink"/>
              </w:rPr>
              <w:instrText xml:space="preserve"> </w:instrText>
            </w:r>
            <w:r w:rsidRPr="00371238">
              <w:rPr>
                <w:rStyle w:val="Hyperlink"/>
              </w:rPr>
            </w:r>
            <w:r w:rsidRPr="00371238">
              <w:rPr>
                <w:rStyle w:val="Hyperlink"/>
              </w:rPr>
              <w:fldChar w:fldCharType="separate"/>
            </w:r>
            <w:r w:rsidRPr="00371238">
              <w:rPr>
                <w:rStyle w:val="Hyperlink"/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371238">
              <w:rPr>
                <w:rStyle w:val="Hyperlink"/>
              </w:rPr>
              <w:t>Diagrama de Classe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_Toc478842389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77" w:author="DRAGO LAYMANN" w:date="2017-04-01T20:37:00Z"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  <w:r w:rsidRPr="00371238">
              <w:rPr>
                <w:rStyle w:val="Hyperlink"/>
              </w:rPr>
              <w:fldChar w:fldCharType="end"/>
            </w:r>
          </w:ins>
        </w:p>
        <w:p w:rsidR="000010BD" w:rsidRDefault="000010BD">
          <w:pPr>
            <w:pStyle w:val="Sumrio1"/>
            <w:rPr>
              <w:ins w:id="178" w:author="DRAGO LAYMANN" w:date="2017-04-01T20:37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ins w:id="179" w:author="DRAGO LAYMANN" w:date="2017-04-01T20:37:00Z">
            <w:r w:rsidRPr="00371238">
              <w:rPr>
                <w:rStyle w:val="Hyperlink"/>
              </w:rPr>
              <w:fldChar w:fldCharType="begin"/>
            </w:r>
            <w:r w:rsidRPr="00371238">
              <w:rPr>
                <w:rStyle w:val="Hyperlink"/>
              </w:rPr>
              <w:instrText xml:space="preserve"> </w:instrText>
            </w:r>
            <w:r>
              <w:instrText>HYPERLINK \l "_Toc478842395"</w:instrText>
            </w:r>
            <w:r w:rsidRPr="00371238">
              <w:rPr>
                <w:rStyle w:val="Hyperlink"/>
              </w:rPr>
              <w:instrText xml:space="preserve"> </w:instrText>
            </w:r>
            <w:r w:rsidRPr="00371238">
              <w:rPr>
                <w:rStyle w:val="Hyperlink"/>
              </w:rPr>
            </w:r>
            <w:r w:rsidRPr="00371238">
              <w:rPr>
                <w:rStyle w:val="Hyperlink"/>
              </w:rPr>
              <w:fldChar w:fldCharType="separate"/>
            </w:r>
            <w:r w:rsidRPr="00371238">
              <w:rPr>
                <w:rStyle w:val="Hyperlink"/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371238">
              <w:rPr>
                <w:rStyle w:val="Hyperlink"/>
              </w:rPr>
              <w:t>Diagrama Entidade Relacionamento – DER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_Toc478842395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80" w:author="DRAGO LAYMANN" w:date="2017-04-01T20:37:00Z"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  <w:r w:rsidRPr="00371238">
              <w:rPr>
                <w:rStyle w:val="Hyperlink"/>
              </w:rPr>
              <w:fldChar w:fldCharType="end"/>
            </w:r>
          </w:ins>
        </w:p>
        <w:p w:rsidR="000010BD" w:rsidRDefault="000010BD">
          <w:pPr>
            <w:pStyle w:val="Sumrio1"/>
            <w:rPr>
              <w:ins w:id="181" w:author="DRAGO LAYMANN" w:date="2017-04-01T20:37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ins w:id="182" w:author="DRAGO LAYMANN" w:date="2017-04-01T20:37:00Z">
            <w:r w:rsidRPr="00371238">
              <w:rPr>
                <w:rStyle w:val="Hyperlink"/>
              </w:rPr>
              <w:fldChar w:fldCharType="begin"/>
            </w:r>
            <w:r w:rsidRPr="00371238">
              <w:rPr>
                <w:rStyle w:val="Hyperlink"/>
              </w:rPr>
              <w:instrText xml:space="preserve"> </w:instrText>
            </w:r>
            <w:r>
              <w:instrText>HYPERLINK \l "_Toc478842396"</w:instrText>
            </w:r>
            <w:r w:rsidRPr="00371238">
              <w:rPr>
                <w:rStyle w:val="Hyperlink"/>
              </w:rPr>
              <w:instrText xml:space="preserve"> </w:instrText>
            </w:r>
            <w:r w:rsidRPr="00371238">
              <w:rPr>
                <w:rStyle w:val="Hyperlink"/>
              </w:rPr>
            </w:r>
            <w:r w:rsidRPr="00371238">
              <w:rPr>
                <w:rStyle w:val="Hyperlink"/>
              </w:rPr>
              <w:fldChar w:fldCharType="separate"/>
            </w:r>
            <w:r w:rsidRPr="00371238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371238">
              <w:rPr>
                <w:rStyle w:val="Hyperlink"/>
              </w:rPr>
              <w:t>ESTUDO DA VIABILIDADE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_Toc478842396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83" w:author="DRAGO LAYMANN" w:date="2017-04-01T20:37:00Z"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  <w:r w:rsidRPr="00371238">
              <w:rPr>
                <w:rStyle w:val="Hyperlink"/>
              </w:rPr>
              <w:fldChar w:fldCharType="end"/>
            </w:r>
          </w:ins>
        </w:p>
        <w:p w:rsidR="000010BD" w:rsidRDefault="000010BD">
          <w:pPr>
            <w:pStyle w:val="Sumrio1"/>
            <w:rPr>
              <w:ins w:id="184" w:author="DRAGO LAYMANN" w:date="2017-04-01T20:37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ins w:id="185" w:author="DRAGO LAYMANN" w:date="2017-04-01T20:37:00Z">
            <w:r w:rsidRPr="00371238">
              <w:rPr>
                <w:rStyle w:val="Hyperlink"/>
              </w:rPr>
              <w:fldChar w:fldCharType="begin"/>
            </w:r>
            <w:r w:rsidRPr="00371238">
              <w:rPr>
                <w:rStyle w:val="Hyperlink"/>
              </w:rPr>
              <w:instrText xml:space="preserve"> </w:instrText>
            </w:r>
            <w:r>
              <w:instrText>HYPERLINK \l "_Toc478842397"</w:instrText>
            </w:r>
            <w:r w:rsidRPr="00371238">
              <w:rPr>
                <w:rStyle w:val="Hyperlink"/>
              </w:rPr>
              <w:instrText xml:space="preserve"> </w:instrText>
            </w:r>
            <w:r w:rsidRPr="00371238">
              <w:rPr>
                <w:rStyle w:val="Hyperlink"/>
              </w:rPr>
            </w:r>
            <w:r w:rsidRPr="00371238">
              <w:rPr>
                <w:rStyle w:val="Hyperlink"/>
              </w:rPr>
              <w:fldChar w:fldCharType="separate"/>
            </w:r>
            <w:r w:rsidRPr="00371238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371238">
              <w:rPr>
                <w:rStyle w:val="Hyperlink"/>
              </w:rPr>
              <w:t>ESTIMATIVAS DE RISCOS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_Toc478842397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86" w:author="DRAGO LAYMANN" w:date="2017-04-01T20:37:00Z"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  <w:r w:rsidRPr="00371238">
              <w:rPr>
                <w:rStyle w:val="Hyperlink"/>
              </w:rPr>
              <w:fldChar w:fldCharType="end"/>
            </w:r>
          </w:ins>
        </w:p>
        <w:p w:rsidR="000010BD" w:rsidRDefault="000010BD">
          <w:pPr>
            <w:pStyle w:val="Sumrio1"/>
            <w:rPr>
              <w:ins w:id="187" w:author="DRAGO LAYMANN" w:date="2017-04-01T20:37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ins w:id="188" w:author="DRAGO LAYMANN" w:date="2017-04-01T20:37:00Z">
            <w:r w:rsidRPr="00371238">
              <w:rPr>
                <w:rStyle w:val="Hyperlink"/>
              </w:rPr>
              <w:fldChar w:fldCharType="begin"/>
            </w:r>
            <w:r w:rsidRPr="00371238">
              <w:rPr>
                <w:rStyle w:val="Hyperlink"/>
              </w:rPr>
              <w:instrText xml:space="preserve"> </w:instrText>
            </w:r>
            <w:r>
              <w:instrText>HYPERLINK \l "_Toc478842398"</w:instrText>
            </w:r>
            <w:r w:rsidRPr="00371238">
              <w:rPr>
                <w:rStyle w:val="Hyperlink"/>
              </w:rPr>
              <w:instrText xml:space="preserve"> </w:instrText>
            </w:r>
            <w:r w:rsidRPr="00371238">
              <w:rPr>
                <w:rStyle w:val="Hyperlink"/>
              </w:rPr>
            </w:r>
            <w:r w:rsidRPr="00371238">
              <w:rPr>
                <w:rStyle w:val="Hyperlink"/>
              </w:rPr>
              <w:fldChar w:fldCharType="separate"/>
            </w:r>
            <w:r w:rsidRPr="00371238">
              <w:rPr>
                <w:rStyle w:val="Hyperlink"/>
              </w:rPr>
              <w:t>6.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371238">
              <w:rPr>
                <w:rStyle w:val="Hyperlink"/>
              </w:rPr>
              <w:t>MÉTODO PARA 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_Toc478842398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89" w:author="DRAGO LAYMANN" w:date="2017-04-01T20:37:00Z"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  <w:r w:rsidRPr="00371238">
              <w:rPr>
                <w:rStyle w:val="Hyperlink"/>
              </w:rPr>
              <w:fldChar w:fldCharType="end"/>
            </w:r>
          </w:ins>
        </w:p>
        <w:p w:rsidR="000010BD" w:rsidRDefault="000010BD">
          <w:pPr>
            <w:pStyle w:val="Sumrio1"/>
            <w:rPr>
              <w:ins w:id="190" w:author="DRAGO LAYMANN" w:date="2017-04-01T20:37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ins w:id="191" w:author="DRAGO LAYMANN" w:date="2017-04-01T20:37:00Z">
            <w:r w:rsidRPr="00371238">
              <w:rPr>
                <w:rStyle w:val="Hyperlink"/>
              </w:rPr>
              <w:fldChar w:fldCharType="begin"/>
            </w:r>
            <w:r w:rsidRPr="00371238">
              <w:rPr>
                <w:rStyle w:val="Hyperlink"/>
              </w:rPr>
              <w:instrText xml:space="preserve"> </w:instrText>
            </w:r>
            <w:r>
              <w:instrText>HYPERLINK \l "_Toc478842403"</w:instrText>
            </w:r>
            <w:r w:rsidRPr="00371238">
              <w:rPr>
                <w:rStyle w:val="Hyperlink"/>
              </w:rPr>
              <w:instrText xml:space="preserve"> </w:instrText>
            </w:r>
            <w:r w:rsidRPr="00371238">
              <w:rPr>
                <w:rStyle w:val="Hyperlink"/>
              </w:rPr>
            </w:r>
            <w:r w:rsidRPr="00371238">
              <w:rPr>
                <w:rStyle w:val="Hyperlink"/>
              </w:rPr>
              <w:fldChar w:fldCharType="separate"/>
            </w:r>
            <w:r w:rsidRPr="00371238">
              <w:rPr>
                <w:rStyle w:val="Hyperlink"/>
              </w:rPr>
              <w:t>7.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371238">
              <w:rPr>
                <w:rStyle w:val="Hyperlink"/>
              </w:rPr>
              <w:t>FERRAMENTAS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_Toc478842403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92" w:author="DRAGO LAYMANN" w:date="2017-04-01T20:37:00Z"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  <w:r w:rsidRPr="00371238">
              <w:rPr>
                <w:rStyle w:val="Hyperlink"/>
              </w:rPr>
              <w:fldChar w:fldCharType="end"/>
            </w:r>
          </w:ins>
        </w:p>
        <w:p w:rsidR="000010BD" w:rsidRDefault="000010BD">
          <w:pPr>
            <w:pStyle w:val="Sumrio1"/>
            <w:rPr>
              <w:ins w:id="193" w:author="DRAGO LAYMANN" w:date="2017-04-01T20:37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ins w:id="194" w:author="DRAGO LAYMANN" w:date="2017-04-01T20:37:00Z">
            <w:r w:rsidRPr="00371238">
              <w:rPr>
                <w:rStyle w:val="Hyperlink"/>
              </w:rPr>
              <w:fldChar w:fldCharType="begin"/>
            </w:r>
            <w:r w:rsidRPr="00371238">
              <w:rPr>
                <w:rStyle w:val="Hyperlink"/>
              </w:rPr>
              <w:instrText xml:space="preserve"> </w:instrText>
            </w:r>
            <w:r>
              <w:instrText>HYPERLINK \l "_Toc478842404"</w:instrText>
            </w:r>
            <w:r w:rsidRPr="00371238">
              <w:rPr>
                <w:rStyle w:val="Hyperlink"/>
              </w:rPr>
              <w:instrText xml:space="preserve"> </w:instrText>
            </w:r>
            <w:r w:rsidRPr="00371238">
              <w:rPr>
                <w:rStyle w:val="Hyperlink"/>
              </w:rPr>
            </w:r>
            <w:r w:rsidRPr="00371238">
              <w:rPr>
                <w:rStyle w:val="Hyperlink"/>
              </w:rPr>
              <w:fldChar w:fldCharType="separate"/>
            </w:r>
            <w:r w:rsidRPr="00371238">
              <w:rPr>
                <w:rStyle w:val="Hyperlink"/>
              </w:rPr>
              <w:t>8.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371238">
              <w:rPr>
                <w:rStyle w:val="Hyperlink"/>
              </w:rPr>
              <w:t>CRONOGRAMA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_Toc478842404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95" w:author="DRAGO LAYMANN" w:date="2017-04-01T20:37:00Z"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  <w:r w:rsidRPr="00371238">
              <w:rPr>
                <w:rStyle w:val="Hyperlink"/>
              </w:rPr>
              <w:fldChar w:fldCharType="end"/>
            </w:r>
          </w:ins>
        </w:p>
        <w:p w:rsidR="000010BD" w:rsidRDefault="000010BD">
          <w:pPr>
            <w:pStyle w:val="Sumrio1"/>
            <w:rPr>
              <w:ins w:id="196" w:author="DRAGO LAYMANN" w:date="2017-04-01T20:37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ins w:id="197" w:author="DRAGO LAYMANN" w:date="2017-04-01T20:37:00Z">
            <w:r w:rsidRPr="00371238">
              <w:rPr>
                <w:rStyle w:val="Hyperlink"/>
              </w:rPr>
              <w:fldChar w:fldCharType="begin"/>
            </w:r>
            <w:r w:rsidRPr="00371238">
              <w:rPr>
                <w:rStyle w:val="Hyperlink"/>
              </w:rPr>
              <w:instrText xml:space="preserve"> </w:instrText>
            </w:r>
            <w:r>
              <w:instrText>HYPERLINK \l "_Toc478842405"</w:instrText>
            </w:r>
            <w:r w:rsidRPr="00371238">
              <w:rPr>
                <w:rStyle w:val="Hyperlink"/>
              </w:rPr>
              <w:instrText xml:space="preserve"> </w:instrText>
            </w:r>
            <w:r w:rsidRPr="00371238">
              <w:rPr>
                <w:rStyle w:val="Hyperlink"/>
              </w:rPr>
            </w:r>
            <w:r w:rsidRPr="00371238">
              <w:rPr>
                <w:rStyle w:val="Hyperlink"/>
              </w:rPr>
              <w:fldChar w:fldCharType="separate"/>
            </w:r>
            <w:r w:rsidRPr="00371238">
              <w:rPr>
                <w:rStyle w:val="Hyperlink"/>
              </w:rPr>
              <w:t>9. CONSIDERAÇÕES FINAIS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_Toc478842405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198" w:author="DRAGO LAYMANN" w:date="2017-04-01T20:37:00Z"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  <w:r w:rsidRPr="00371238">
              <w:rPr>
                <w:rStyle w:val="Hyperlink"/>
              </w:rPr>
              <w:fldChar w:fldCharType="end"/>
            </w:r>
          </w:ins>
        </w:p>
        <w:p w:rsidR="000010BD" w:rsidRDefault="000010BD">
          <w:pPr>
            <w:pStyle w:val="Sumrio1"/>
            <w:rPr>
              <w:ins w:id="199" w:author="DRAGO LAYMANN" w:date="2017-04-01T20:37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ins w:id="200" w:author="DRAGO LAYMANN" w:date="2017-04-01T20:37:00Z">
            <w:r w:rsidRPr="00371238">
              <w:rPr>
                <w:rStyle w:val="Hyperlink"/>
              </w:rPr>
              <w:fldChar w:fldCharType="begin"/>
            </w:r>
            <w:r w:rsidRPr="00371238">
              <w:rPr>
                <w:rStyle w:val="Hyperlink"/>
              </w:rPr>
              <w:instrText xml:space="preserve"> </w:instrText>
            </w:r>
            <w:r>
              <w:instrText>HYPERLINK \l "_Toc478842406"</w:instrText>
            </w:r>
            <w:r w:rsidRPr="00371238">
              <w:rPr>
                <w:rStyle w:val="Hyperlink"/>
              </w:rPr>
              <w:instrText xml:space="preserve"> </w:instrText>
            </w:r>
            <w:r w:rsidRPr="00371238">
              <w:rPr>
                <w:rStyle w:val="Hyperlink"/>
              </w:rPr>
            </w:r>
            <w:r w:rsidRPr="00371238">
              <w:rPr>
                <w:rStyle w:val="Hyperlink"/>
              </w:rPr>
              <w:fldChar w:fldCharType="separate"/>
            </w:r>
            <w:r w:rsidRPr="00371238">
              <w:rPr>
                <w:rStyle w:val="Hyperlink"/>
              </w:rPr>
              <w:t>10.REFERÊNCIAS BIBLIOGRÁFICAS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_Toc478842406 \h </w:instrText>
            </w:r>
            <w:r>
              <w:rPr>
                <w:webHidden/>
              </w:rPr>
            </w:r>
          </w:ins>
          <w:r>
            <w:rPr>
              <w:webHidden/>
            </w:rPr>
            <w:fldChar w:fldCharType="separate"/>
          </w:r>
          <w:ins w:id="201" w:author="DRAGO LAYMANN" w:date="2017-04-01T20:37:00Z"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  <w:r w:rsidRPr="00371238">
              <w:rPr>
                <w:rStyle w:val="Hyperlink"/>
              </w:rPr>
              <w:fldChar w:fldCharType="end"/>
            </w:r>
          </w:ins>
        </w:p>
        <w:p w:rsidR="0005793B" w:rsidDel="0005793B" w:rsidRDefault="0005793B" w:rsidP="00E368B6">
          <w:pPr>
            <w:pStyle w:val="Sumrio1"/>
            <w:rPr>
              <w:del w:id="202" w:author="DRAGO LAYMANN" w:date="2017-04-01T20:26:00Z"/>
            </w:rPr>
          </w:pPr>
        </w:p>
        <w:p w:rsidR="00E368B6" w:rsidDel="0005793B" w:rsidRDefault="00E368B6" w:rsidP="00E368B6">
          <w:pPr>
            <w:pStyle w:val="Sumrio1"/>
            <w:rPr>
              <w:del w:id="203" w:author="DRAGO LAYMANN" w:date="2017-04-01T20:26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</w:p>
        <w:p w:rsidR="00E368B6" w:rsidDel="0005793B" w:rsidRDefault="00E368B6">
          <w:pPr>
            <w:pStyle w:val="Sumrio1"/>
            <w:rPr>
              <w:del w:id="204" w:author="DRAGO LAYMANN" w:date="2017-04-01T20:26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</w:p>
        <w:p w:rsidR="00E368B6" w:rsidDel="0005793B" w:rsidRDefault="00E368B6">
          <w:pPr>
            <w:pStyle w:val="Sumrio1"/>
            <w:rPr>
              <w:del w:id="205" w:author="DRAGO LAYMANN" w:date="2017-04-01T20:26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del w:id="206" w:author="DRAGO LAYMANN" w:date="2017-04-01T20:26:00Z">
            <w:r w:rsidRPr="0005793B" w:rsidDel="0005793B">
              <w:rPr>
                <w:rPrChange w:id="207" w:author="DRAGO LAYMANN" w:date="2017-04-01T20:26:00Z">
                  <w:rPr>
                    <w:rStyle w:val="Hyperlink"/>
                  </w:rPr>
                </w:rPrChange>
              </w:rPr>
              <w:delText>1.</w:delText>
            </w:r>
            <w:r w:rsidDel="0005793B"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05793B" w:rsidDel="0005793B">
              <w:rPr>
                <w:rPrChange w:id="208" w:author="DRAGO LAYMANN" w:date="2017-04-01T20:26:00Z">
                  <w:rPr>
                    <w:rStyle w:val="Hyperlink"/>
                  </w:rPr>
                </w:rPrChange>
              </w:rPr>
              <w:delText>INTRODUÇÃO</w:delText>
            </w:r>
            <w:r w:rsidDel="0005793B">
              <w:rPr>
                <w:webHidden/>
              </w:rPr>
              <w:tab/>
              <w:delText>8</w:delText>
            </w:r>
          </w:del>
        </w:p>
        <w:p w:rsidR="00E368B6" w:rsidDel="0005793B" w:rsidRDefault="00E368B6">
          <w:pPr>
            <w:pStyle w:val="Sumrio1"/>
            <w:rPr>
              <w:del w:id="209" w:author="DRAGO LAYMANN" w:date="2017-04-01T20:26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del w:id="210" w:author="DRAGO LAYMANN" w:date="2017-04-01T20:26:00Z">
            <w:r w:rsidRPr="0005793B" w:rsidDel="0005793B">
              <w:rPr>
                <w:rPrChange w:id="211" w:author="DRAGO LAYMANN" w:date="2017-04-01T20:26:00Z">
                  <w:rPr>
                    <w:rStyle w:val="Hyperlink"/>
                  </w:rPr>
                </w:rPrChange>
              </w:rPr>
              <w:delText>2.</w:delText>
            </w:r>
            <w:r w:rsidDel="0005793B"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05793B" w:rsidDel="0005793B">
              <w:rPr>
                <w:rPrChange w:id="212" w:author="DRAGO LAYMANN" w:date="2017-04-01T20:26:00Z">
                  <w:rPr>
                    <w:rStyle w:val="Hyperlink"/>
                  </w:rPr>
                </w:rPrChange>
              </w:rPr>
              <w:delText>FUNDAMENTAÇÃO TEÓRICA</w:delText>
            </w:r>
            <w:r w:rsidDel="0005793B">
              <w:rPr>
                <w:webHidden/>
              </w:rPr>
              <w:tab/>
              <w:delText>9</w:delText>
            </w:r>
          </w:del>
        </w:p>
        <w:p w:rsidR="00E368B6" w:rsidDel="0005793B" w:rsidRDefault="00E368B6">
          <w:pPr>
            <w:pStyle w:val="Sumrio1"/>
            <w:rPr>
              <w:del w:id="213" w:author="DRAGO LAYMANN" w:date="2017-04-01T20:26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del w:id="214" w:author="DRAGO LAYMANN" w:date="2017-04-01T20:26:00Z">
            <w:r w:rsidRPr="0005793B" w:rsidDel="0005793B">
              <w:rPr>
                <w:rPrChange w:id="215" w:author="DRAGO LAYMANN" w:date="2017-04-01T20:26:00Z">
                  <w:rPr>
                    <w:rStyle w:val="Hyperlink"/>
                  </w:rPr>
                </w:rPrChange>
              </w:rPr>
              <w:delText>2.1</w:delText>
            </w:r>
            <w:r w:rsidDel="0005793B"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05793B" w:rsidDel="0005793B">
              <w:rPr>
                <w:rPrChange w:id="216" w:author="DRAGO LAYMANN" w:date="2017-04-01T20:26:00Z">
                  <w:rPr>
                    <w:rStyle w:val="Hyperlink"/>
                  </w:rPr>
                </w:rPrChange>
              </w:rPr>
              <w:delText>O Problema a ser resolvido</w:delText>
            </w:r>
            <w:r w:rsidDel="0005793B">
              <w:rPr>
                <w:webHidden/>
              </w:rPr>
              <w:tab/>
              <w:delText>9</w:delText>
            </w:r>
          </w:del>
        </w:p>
        <w:p w:rsidR="00E368B6" w:rsidDel="0005793B" w:rsidRDefault="00E368B6">
          <w:pPr>
            <w:pStyle w:val="Sumrio1"/>
            <w:rPr>
              <w:del w:id="217" w:author="DRAGO LAYMANN" w:date="2017-04-01T20:26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del w:id="218" w:author="DRAGO LAYMANN" w:date="2017-04-01T20:26:00Z">
            <w:r w:rsidRPr="0005793B" w:rsidDel="0005793B">
              <w:rPr>
                <w:rPrChange w:id="219" w:author="DRAGO LAYMANN" w:date="2017-04-01T20:26:00Z">
                  <w:rPr>
                    <w:rStyle w:val="Hyperlink"/>
                  </w:rPr>
                </w:rPrChange>
              </w:rPr>
              <w:delText>2.2</w:delText>
            </w:r>
            <w:r w:rsidDel="0005793B"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05793B" w:rsidDel="0005793B">
              <w:rPr>
                <w:rPrChange w:id="220" w:author="DRAGO LAYMANN" w:date="2017-04-01T20:26:00Z">
                  <w:rPr>
                    <w:rStyle w:val="Hyperlink"/>
                  </w:rPr>
                </w:rPrChange>
              </w:rPr>
              <w:delText>A Solução Proposta</w:delText>
            </w:r>
            <w:r w:rsidDel="0005793B">
              <w:rPr>
                <w:webHidden/>
              </w:rPr>
              <w:tab/>
              <w:delText>9</w:delText>
            </w:r>
          </w:del>
        </w:p>
        <w:p w:rsidR="00E368B6" w:rsidDel="0005793B" w:rsidRDefault="00E368B6">
          <w:pPr>
            <w:pStyle w:val="Sumrio1"/>
            <w:rPr>
              <w:del w:id="221" w:author="DRAGO LAYMANN" w:date="2017-04-01T20:26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del w:id="222" w:author="DRAGO LAYMANN" w:date="2017-04-01T20:26:00Z">
            <w:r w:rsidRPr="0005793B" w:rsidDel="0005793B">
              <w:rPr>
                <w:rPrChange w:id="223" w:author="DRAGO LAYMANN" w:date="2017-04-01T20:26:00Z">
                  <w:rPr>
                    <w:rStyle w:val="Hyperlink"/>
                  </w:rPr>
                </w:rPrChange>
              </w:rPr>
              <w:delText>2.3</w:delText>
            </w:r>
            <w:r w:rsidDel="0005793B"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05793B" w:rsidDel="0005793B">
              <w:rPr>
                <w:rPrChange w:id="224" w:author="DRAGO LAYMANN" w:date="2017-04-01T20:26:00Z">
                  <w:rPr>
                    <w:rStyle w:val="Hyperlink"/>
                  </w:rPr>
                </w:rPrChange>
              </w:rPr>
              <w:delText>Prototipação de Telas</w:delText>
            </w:r>
            <w:r w:rsidDel="0005793B">
              <w:rPr>
                <w:webHidden/>
              </w:rPr>
              <w:tab/>
              <w:delText>10</w:delText>
            </w:r>
          </w:del>
        </w:p>
        <w:p w:rsidR="00E368B6" w:rsidDel="0005793B" w:rsidRDefault="00E368B6">
          <w:pPr>
            <w:pStyle w:val="Sumrio1"/>
            <w:rPr>
              <w:del w:id="225" w:author="DRAGO LAYMANN" w:date="2017-04-01T20:26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del w:id="226" w:author="DRAGO LAYMANN" w:date="2017-04-01T20:26:00Z">
            <w:r w:rsidRPr="0005793B" w:rsidDel="0005793B">
              <w:rPr>
                <w:rPrChange w:id="227" w:author="DRAGO LAYMANN" w:date="2017-04-01T20:26:00Z">
                  <w:rPr>
                    <w:rStyle w:val="Hyperlink"/>
                  </w:rPr>
                </w:rPrChange>
              </w:rPr>
              <w:delText>3.</w:delText>
            </w:r>
            <w:r w:rsidDel="0005793B"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05793B" w:rsidDel="0005793B">
              <w:rPr>
                <w:rPrChange w:id="228" w:author="DRAGO LAYMANN" w:date="2017-04-01T20:26:00Z">
                  <w:rPr>
                    <w:rStyle w:val="Hyperlink"/>
                  </w:rPr>
                </w:rPrChange>
              </w:rPr>
              <w:delText>ENGENHARIA DE REQUISITOS</w:delText>
            </w:r>
            <w:r w:rsidDel="0005793B">
              <w:rPr>
                <w:webHidden/>
              </w:rPr>
              <w:tab/>
              <w:delText>16</w:delText>
            </w:r>
          </w:del>
        </w:p>
        <w:p w:rsidR="00E368B6" w:rsidDel="0005793B" w:rsidRDefault="00E368B6">
          <w:pPr>
            <w:pStyle w:val="Sumrio1"/>
            <w:rPr>
              <w:del w:id="229" w:author="DRAGO LAYMANN" w:date="2017-04-01T20:26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del w:id="230" w:author="DRAGO LAYMANN" w:date="2017-04-01T20:26:00Z">
            <w:r w:rsidRPr="0005793B" w:rsidDel="0005793B">
              <w:rPr>
                <w:rPrChange w:id="231" w:author="DRAGO LAYMANN" w:date="2017-04-01T20:26:00Z">
                  <w:rPr>
                    <w:rStyle w:val="Hyperlink"/>
                  </w:rPr>
                </w:rPrChange>
              </w:rPr>
              <w:delText>3.1</w:delText>
            </w:r>
            <w:r w:rsidDel="0005793B"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05793B" w:rsidDel="0005793B">
              <w:rPr>
                <w:rPrChange w:id="232" w:author="DRAGO LAYMANN" w:date="2017-04-01T20:26:00Z">
                  <w:rPr>
                    <w:rStyle w:val="Hyperlink"/>
                  </w:rPr>
                </w:rPrChange>
              </w:rPr>
              <w:delText>Diagrama de Caso de Uso</w:delText>
            </w:r>
            <w:r w:rsidDel="0005793B">
              <w:rPr>
                <w:webHidden/>
              </w:rPr>
              <w:tab/>
              <w:delText>17</w:delText>
            </w:r>
          </w:del>
        </w:p>
        <w:p w:rsidR="00E368B6" w:rsidDel="0005793B" w:rsidRDefault="00E368B6">
          <w:pPr>
            <w:pStyle w:val="Sumrio1"/>
            <w:rPr>
              <w:del w:id="233" w:author="DRAGO LAYMANN" w:date="2017-04-01T20:26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del w:id="234" w:author="DRAGO LAYMANN" w:date="2017-04-01T20:26:00Z">
            <w:r w:rsidRPr="0005793B" w:rsidDel="0005793B">
              <w:rPr>
                <w:rPrChange w:id="235" w:author="DRAGO LAYMANN" w:date="2017-04-01T20:26:00Z">
                  <w:rPr>
                    <w:rStyle w:val="Hyperlink"/>
                  </w:rPr>
                </w:rPrChange>
              </w:rPr>
              <w:delText>3.2</w:delText>
            </w:r>
            <w:r w:rsidDel="0005793B"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05793B" w:rsidDel="0005793B">
              <w:rPr>
                <w:rPrChange w:id="236" w:author="DRAGO LAYMANN" w:date="2017-04-01T20:26:00Z">
                  <w:rPr>
                    <w:rStyle w:val="Hyperlink"/>
                  </w:rPr>
                </w:rPrChange>
              </w:rPr>
              <w:delText>Diagrama de Classe</w:delText>
            </w:r>
            <w:r w:rsidDel="0005793B">
              <w:rPr>
                <w:webHidden/>
              </w:rPr>
              <w:tab/>
              <w:delText>18</w:delText>
            </w:r>
          </w:del>
        </w:p>
        <w:p w:rsidR="00E368B6" w:rsidDel="0005793B" w:rsidRDefault="00E368B6">
          <w:pPr>
            <w:pStyle w:val="Sumrio1"/>
            <w:rPr>
              <w:del w:id="237" w:author="DRAGO LAYMANN" w:date="2017-04-01T20:26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del w:id="238" w:author="DRAGO LAYMANN" w:date="2017-04-01T20:26:00Z">
            <w:r w:rsidRPr="0005793B" w:rsidDel="0005793B">
              <w:rPr>
                <w:rPrChange w:id="239" w:author="DRAGO LAYMANN" w:date="2017-04-01T20:26:00Z">
                  <w:rPr>
                    <w:rStyle w:val="Hyperlink"/>
                  </w:rPr>
                </w:rPrChange>
              </w:rPr>
              <w:delText>4.</w:delText>
            </w:r>
            <w:r w:rsidDel="0005793B"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05793B" w:rsidDel="0005793B">
              <w:rPr>
                <w:rPrChange w:id="240" w:author="DRAGO LAYMANN" w:date="2017-04-01T20:26:00Z">
                  <w:rPr>
                    <w:rStyle w:val="Hyperlink"/>
                  </w:rPr>
                </w:rPrChange>
              </w:rPr>
              <w:delText>ESTUDO DA VIABILIDADE DO PROJETO</w:delText>
            </w:r>
            <w:r w:rsidDel="0005793B">
              <w:rPr>
                <w:webHidden/>
              </w:rPr>
              <w:tab/>
              <w:delText>19</w:delText>
            </w:r>
          </w:del>
        </w:p>
        <w:p w:rsidR="00E368B6" w:rsidDel="0005793B" w:rsidRDefault="00E368B6">
          <w:pPr>
            <w:pStyle w:val="Sumrio1"/>
            <w:rPr>
              <w:del w:id="241" w:author="DRAGO LAYMANN" w:date="2017-04-01T20:26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del w:id="242" w:author="DRAGO LAYMANN" w:date="2017-04-01T20:26:00Z">
            <w:r w:rsidRPr="0005793B" w:rsidDel="0005793B">
              <w:rPr>
                <w:rPrChange w:id="243" w:author="DRAGO LAYMANN" w:date="2017-04-01T20:26:00Z">
                  <w:rPr>
                    <w:rStyle w:val="Hyperlink"/>
                  </w:rPr>
                </w:rPrChange>
              </w:rPr>
              <w:delText>5.</w:delText>
            </w:r>
            <w:r w:rsidDel="0005793B"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05793B" w:rsidDel="0005793B">
              <w:rPr>
                <w:rPrChange w:id="244" w:author="DRAGO LAYMANN" w:date="2017-04-01T20:26:00Z">
                  <w:rPr>
                    <w:rStyle w:val="Hyperlink"/>
                  </w:rPr>
                </w:rPrChange>
              </w:rPr>
              <w:delText>ESTIMATIVAS DE RISCOS</w:delText>
            </w:r>
            <w:r w:rsidDel="0005793B">
              <w:rPr>
                <w:webHidden/>
              </w:rPr>
              <w:tab/>
              <w:delText>19</w:delText>
            </w:r>
          </w:del>
        </w:p>
        <w:p w:rsidR="00E368B6" w:rsidDel="0005793B" w:rsidRDefault="00E368B6">
          <w:pPr>
            <w:pStyle w:val="Sumrio1"/>
            <w:rPr>
              <w:del w:id="245" w:author="DRAGO LAYMANN" w:date="2017-04-01T20:26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del w:id="246" w:author="DRAGO LAYMANN" w:date="2017-04-01T20:26:00Z">
            <w:r w:rsidRPr="0005793B" w:rsidDel="0005793B">
              <w:rPr>
                <w:rPrChange w:id="247" w:author="DRAGO LAYMANN" w:date="2017-04-01T20:26:00Z">
                  <w:rPr>
                    <w:rStyle w:val="Hyperlink"/>
                  </w:rPr>
                </w:rPrChange>
              </w:rPr>
              <w:delText>6.</w:delText>
            </w:r>
            <w:r w:rsidDel="0005793B"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05793B" w:rsidDel="0005793B">
              <w:rPr>
                <w:rPrChange w:id="248" w:author="DRAGO LAYMANN" w:date="2017-04-01T20:26:00Z">
                  <w:rPr>
                    <w:rStyle w:val="Hyperlink"/>
                  </w:rPr>
                </w:rPrChange>
              </w:rPr>
              <w:delText>MÉTODO PARA DESENVOLVIMENTO</w:delText>
            </w:r>
            <w:r w:rsidDel="0005793B">
              <w:rPr>
                <w:webHidden/>
              </w:rPr>
              <w:tab/>
              <w:delText>20</w:delText>
            </w:r>
          </w:del>
        </w:p>
        <w:p w:rsidR="00E368B6" w:rsidDel="0005793B" w:rsidRDefault="00E368B6">
          <w:pPr>
            <w:pStyle w:val="Sumrio1"/>
            <w:rPr>
              <w:del w:id="249" w:author="DRAGO LAYMANN" w:date="2017-04-01T20:26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del w:id="250" w:author="DRAGO LAYMANN" w:date="2017-04-01T20:26:00Z">
            <w:r w:rsidRPr="0005793B" w:rsidDel="0005793B">
              <w:rPr>
                <w:rPrChange w:id="251" w:author="DRAGO LAYMANN" w:date="2017-04-01T20:26:00Z">
                  <w:rPr>
                    <w:rStyle w:val="Hyperlink"/>
                  </w:rPr>
                </w:rPrChange>
              </w:rPr>
              <w:delText>7.</w:delText>
            </w:r>
            <w:r w:rsidDel="0005793B"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05793B" w:rsidDel="0005793B">
              <w:rPr>
                <w:rPrChange w:id="252" w:author="DRAGO LAYMANN" w:date="2017-04-01T20:26:00Z">
                  <w:rPr>
                    <w:rStyle w:val="Hyperlink"/>
                  </w:rPr>
                </w:rPrChange>
              </w:rPr>
              <w:delText>FERRAMENTAS</w:delText>
            </w:r>
            <w:r w:rsidDel="0005793B">
              <w:rPr>
                <w:webHidden/>
              </w:rPr>
              <w:tab/>
              <w:delText>21</w:delText>
            </w:r>
          </w:del>
        </w:p>
        <w:p w:rsidR="00E368B6" w:rsidDel="0005793B" w:rsidRDefault="00E368B6">
          <w:pPr>
            <w:pStyle w:val="Sumrio1"/>
            <w:rPr>
              <w:del w:id="253" w:author="DRAGO LAYMANN" w:date="2017-04-01T20:26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del w:id="254" w:author="DRAGO LAYMANN" w:date="2017-04-01T20:26:00Z">
            <w:r w:rsidRPr="0005793B" w:rsidDel="0005793B">
              <w:rPr>
                <w:rPrChange w:id="255" w:author="DRAGO LAYMANN" w:date="2017-04-01T20:26:00Z">
                  <w:rPr>
                    <w:rStyle w:val="Hyperlink"/>
                  </w:rPr>
                </w:rPrChange>
              </w:rPr>
              <w:delText>8.</w:delText>
            </w:r>
            <w:r w:rsidDel="0005793B"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05793B" w:rsidDel="0005793B">
              <w:rPr>
                <w:rPrChange w:id="256" w:author="DRAGO LAYMANN" w:date="2017-04-01T20:26:00Z">
                  <w:rPr>
                    <w:rStyle w:val="Hyperlink"/>
                  </w:rPr>
                </w:rPrChange>
              </w:rPr>
              <w:delText>CRONOGRAMA</w:delText>
            </w:r>
            <w:r w:rsidDel="0005793B">
              <w:rPr>
                <w:webHidden/>
              </w:rPr>
              <w:tab/>
              <w:delText>22</w:delText>
            </w:r>
          </w:del>
        </w:p>
        <w:p w:rsidR="00E368B6" w:rsidDel="0005793B" w:rsidRDefault="00E368B6">
          <w:pPr>
            <w:pStyle w:val="Sumrio1"/>
            <w:rPr>
              <w:del w:id="257" w:author="DRAGO LAYMANN" w:date="2017-04-01T20:26:00Z"/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del w:id="258" w:author="DRAGO LAYMANN" w:date="2017-04-01T20:26:00Z">
            <w:r w:rsidRPr="0005793B" w:rsidDel="0005793B">
              <w:rPr>
                <w:rPrChange w:id="259" w:author="DRAGO LAYMANN" w:date="2017-04-01T20:26:00Z">
                  <w:rPr>
                    <w:rStyle w:val="Hyperlink"/>
                  </w:rPr>
                </w:rPrChange>
              </w:rPr>
              <w:delText>9. CONSIDERAÇÕES FINAIS</w:delText>
            </w:r>
            <w:r w:rsidDel="0005793B">
              <w:rPr>
                <w:webHidden/>
              </w:rPr>
              <w:tab/>
              <w:delText>23</w:delText>
            </w:r>
          </w:del>
        </w:p>
        <w:p w:rsidR="00BD5C7C" w:rsidRPr="0086459D" w:rsidDel="0005793B" w:rsidRDefault="00E368B6" w:rsidP="001B4EEE">
          <w:pPr>
            <w:pStyle w:val="Sumrio1"/>
            <w:rPr>
              <w:del w:id="260" w:author="DRAGO LAYMANN" w:date="2017-04-01T20:26:00Z"/>
              <w:b/>
              <w:bCs/>
            </w:rPr>
          </w:pPr>
          <w:del w:id="261" w:author="DRAGO LAYMANN" w:date="2017-04-01T20:26:00Z">
            <w:r w:rsidRPr="0005793B" w:rsidDel="0005793B">
              <w:rPr>
                <w:rPrChange w:id="262" w:author="DRAGO LAYMANN" w:date="2017-04-01T20:26:00Z">
                  <w:rPr>
                    <w:rStyle w:val="Hyperlink"/>
                  </w:rPr>
                </w:rPrChange>
              </w:rPr>
              <w:delText>10.REFERÊNCIAS BIBLIOGRÁFICAS</w:delText>
            </w:r>
            <w:r w:rsidDel="0005793B">
              <w:rPr>
                <w:webHidden/>
              </w:rPr>
              <w:tab/>
              <w:delText>24</w:delText>
            </w:r>
          </w:del>
          <w:r w:rsidR="0016195E" w:rsidRPr="000F57AC">
            <w:rPr>
              <w:b/>
              <w:bCs/>
            </w:rPr>
            <w:fldChar w:fldCharType="end"/>
          </w:r>
        </w:p>
      </w:sdtContent>
    </w:sdt>
    <w:p w:rsidR="001B4EEE" w:rsidRDefault="001B4EEE" w:rsidP="0005793B">
      <w:pPr>
        <w:pStyle w:val="Sumrio1"/>
        <w:sectPr w:rsidR="001B4EEE" w:rsidSect="00FC6579">
          <w:pgSz w:w="11906" w:h="16838"/>
          <w:pgMar w:top="1701" w:right="1134" w:bottom="1134" w:left="1701" w:header="709" w:footer="709" w:gutter="0"/>
          <w:cols w:space="708"/>
          <w:docGrid w:linePitch="360"/>
        </w:sectPr>
        <w:pPrChange w:id="263" w:author="DRAGO LAYMANN" w:date="2017-04-01T20:26:00Z">
          <w:pPr/>
        </w:pPrChange>
      </w:pPr>
    </w:p>
    <w:p w:rsidR="004C0665" w:rsidRPr="003F2955" w:rsidRDefault="0016195E" w:rsidP="00ED0602">
      <w:pPr>
        <w:pStyle w:val="Ttulo1"/>
        <w:numPr>
          <w:ilvl w:val="0"/>
          <w:numId w:val="2"/>
        </w:numPr>
        <w:rPr>
          <w:rFonts w:ascii="Times New Roman" w:hAnsi="Times New Roman" w:cs="Times New Roman"/>
          <w:color w:val="auto"/>
        </w:rPr>
      </w:pPr>
      <w:bookmarkStart w:id="264" w:name="_Toc478842382"/>
      <w:r w:rsidRPr="003F2955">
        <w:rPr>
          <w:rFonts w:ascii="Times New Roman" w:hAnsi="Times New Roman" w:cs="Times New Roman"/>
          <w:color w:val="auto"/>
        </w:rPr>
        <w:lastRenderedPageBreak/>
        <w:t>INTRODUÇÃO</w:t>
      </w:r>
      <w:bookmarkEnd w:id="264"/>
    </w:p>
    <w:p w:rsidR="00DF568E" w:rsidRPr="0086459D" w:rsidRDefault="00DF568E" w:rsidP="004C0665">
      <w:pPr>
        <w:pStyle w:val="PargrafodaLista"/>
        <w:spacing w:after="0" w:line="240" w:lineRule="auto"/>
        <w:ind w:left="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7F5687" w:rsidRDefault="00775AE5" w:rsidP="00ED0602">
      <w:pPr>
        <w:pStyle w:val="NormalWeb"/>
        <w:spacing w:before="0" w:beforeAutospacing="0" w:after="0" w:afterAutospacing="0" w:line="360" w:lineRule="auto"/>
        <w:ind w:firstLine="851"/>
        <w:jc w:val="both"/>
        <w:rPr>
          <w:ins w:id="265" w:author="DRAGO LAYMANN" w:date="2017-03-25T20:22:00Z"/>
          <w:color w:val="000000"/>
        </w:rPr>
      </w:pPr>
      <w:ins w:id="266" w:author="DRAGO LAYMANN" w:date="2017-03-25T20:06:00Z">
        <w:r>
          <w:rPr>
            <w:color w:val="000000"/>
          </w:rPr>
          <w:t xml:space="preserve">Vanderley de Souza, </w:t>
        </w:r>
      </w:ins>
      <w:ins w:id="267" w:author="DRAGO LAYMANN" w:date="2017-03-25T20:09:00Z">
        <w:r w:rsidR="003C01B8">
          <w:rPr>
            <w:color w:val="000000"/>
          </w:rPr>
          <w:t>empresário, dono</w:t>
        </w:r>
      </w:ins>
      <w:ins w:id="268" w:author="DRAGO LAYMANN" w:date="2017-03-25T20:06:00Z">
        <w:r>
          <w:rPr>
            <w:color w:val="000000"/>
          </w:rPr>
          <w:t xml:space="preserve"> de uma sorveteria </w:t>
        </w:r>
      </w:ins>
      <w:ins w:id="269" w:author="DRAGO LAYMANN" w:date="2017-03-25T20:15:00Z">
        <w:r w:rsidR="003C01B8">
          <w:rPr>
            <w:color w:val="000000"/>
          </w:rPr>
          <w:t>bem-sucedida</w:t>
        </w:r>
      </w:ins>
      <w:ins w:id="270" w:author="DRAGO LAYMANN" w:date="2017-03-25T20:06:00Z">
        <w:r w:rsidR="003C01B8">
          <w:rPr>
            <w:color w:val="000000"/>
          </w:rPr>
          <w:t xml:space="preserve"> na cidade de Ribas do R</w:t>
        </w:r>
        <w:r>
          <w:rPr>
            <w:color w:val="000000"/>
          </w:rPr>
          <w:t xml:space="preserve">io Pardo </w:t>
        </w:r>
      </w:ins>
      <w:ins w:id="271" w:author="DRAGO LAYMANN" w:date="2017-03-25T20:07:00Z">
        <w:r>
          <w:rPr>
            <w:color w:val="000000"/>
          </w:rPr>
          <w:t>–</w:t>
        </w:r>
      </w:ins>
      <w:ins w:id="272" w:author="DRAGO LAYMANN" w:date="2017-03-25T20:06:00Z">
        <w:r>
          <w:rPr>
            <w:color w:val="000000"/>
          </w:rPr>
          <w:t xml:space="preserve"> MS, </w:t>
        </w:r>
      </w:ins>
      <w:ins w:id="273" w:author="DRAGO LAYMANN" w:date="2017-03-25T20:09:00Z">
        <w:r w:rsidR="003C01B8">
          <w:rPr>
            <w:color w:val="000000"/>
          </w:rPr>
          <w:t>cidade qual mora a onze anos, sempre com id</w:t>
        </w:r>
      </w:ins>
      <w:ins w:id="274" w:author="DRAGO LAYMANN" w:date="2017-03-25T20:10:00Z">
        <w:r w:rsidR="003C01B8">
          <w:rPr>
            <w:color w:val="000000"/>
          </w:rPr>
          <w:t>eias empreendedora</w:t>
        </w:r>
      </w:ins>
      <w:ins w:id="275" w:author="DRAGO LAYMANN" w:date="2017-03-25T20:14:00Z">
        <w:r w:rsidR="003C01B8">
          <w:rPr>
            <w:color w:val="000000"/>
          </w:rPr>
          <w:t xml:space="preserve">s, notou que a cidade não tinha uma distribuidora de produtos por atacado. Ribas </w:t>
        </w:r>
      </w:ins>
      <w:ins w:id="276" w:author="DRAGO LAYMANN" w:date="2017-03-25T20:15:00Z">
        <w:r w:rsidR="003C01B8">
          <w:rPr>
            <w:color w:val="000000"/>
          </w:rPr>
          <w:t xml:space="preserve">é uma cidade cheia de </w:t>
        </w:r>
      </w:ins>
      <w:ins w:id="277" w:author="DRAGO LAYMANN" w:date="2017-03-25T20:17:00Z">
        <w:r w:rsidR="003C01B8">
          <w:rPr>
            <w:color w:val="000000"/>
          </w:rPr>
          <w:t>supermercados e conveniências,</w:t>
        </w:r>
      </w:ins>
      <w:ins w:id="278" w:author="DRAGO LAYMANN" w:date="2017-03-25T20:15:00Z">
        <w:r w:rsidR="003C01B8">
          <w:rPr>
            <w:color w:val="000000"/>
          </w:rPr>
          <w:t xml:space="preserve"> mas nenhuma dessas lojas vende produtos por atacado, existem promoç</w:t>
        </w:r>
      </w:ins>
      <w:ins w:id="279" w:author="DRAGO LAYMANN" w:date="2017-03-25T20:16:00Z">
        <w:r w:rsidR="003C01B8">
          <w:rPr>
            <w:color w:val="000000"/>
          </w:rPr>
          <w:t>ões, mas são apenas por um dia e isso não ajuda muito no desenvolvimento do com</w:t>
        </w:r>
      </w:ins>
      <w:ins w:id="280" w:author="DRAGO LAYMANN" w:date="2017-03-25T20:17:00Z">
        <w:r w:rsidR="003C01B8">
          <w:rPr>
            <w:color w:val="000000"/>
          </w:rPr>
          <w:t>ércio local. Sendo assim</w:t>
        </w:r>
      </w:ins>
      <w:ins w:id="281" w:author="DRAGO LAYMANN" w:date="2017-03-25T20:15:00Z">
        <w:r w:rsidR="003C01B8">
          <w:rPr>
            <w:color w:val="000000"/>
          </w:rPr>
          <w:t xml:space="preserve"> </w:t>
        </w:r>
      </w:ins>
      <w:ins w:id="282" w:author="DRAGO LAYMANN" w:date="2017-03-25T20:18:00Z">
        <w:r w:rsidR="007F5687">
          <w:rPr>
            <w:color w:val="000000"/>
          </w:rPr>
          <w:t>vislumbrou uma oportunidade de negócio que n</w:t>
        </w:r>
      </w:ins>
      <w:ins w:id="283" w:author="DRAGO LAYMANN" w:date="2017-03-25T20:19:00Z">
        <w:r w:rsidR="007F5687">
          <w:rPr>
            <w:color w:val="000000"/>
          </w:rPr>
          <w:t>ão só o ajudaria a crescer como empresário, mas também aqueceria o comércio local e traria mais opç</w:t>
        </w:r>
      </w:ins>
      <w:ins w:id="284" w:author="DRAGO LAYMANN" w:date="2017-03-25T20:20:00Z">
        <w:r w:rsidR="007F5687">
          <w:rPr>
            <w:color w:val="000000"/>
          </w:rPr>
          <w:t>ões de escolha para pequenos e médios comércios da cidade, uma vez que a grande maioria dos com</w:t>
        </w:r>
      </w:ins>
      <w:ins w:id="285" w:author="DRAGO LAYMANN" w:date="2017-03-25T20:21:00Z">
        <w:r w:rsidR="007F5687">
          <w:rPr>
            <w:color w:val="000000"/>
          </w:rPr>
          <w:t>ércios da cidade fazem suas compras na capital Campo grande que fica a 100km da cidade.</w:t>
        </w:r>
      </w:ins>
    </w:p>
    <w:p w:rsidR="00ED0602" w:rsidRPr="0086459D" w:rsidDel="00E53C23" w:rsidRDefault="007F5687">
      <w:pPr>
        <w:pStyle w:val="NormalWeb"/>
        <w:spacing w:before="0" w:beforeAutospacing="0" w:after="0" w:afterAutospacing="0" w:line="360" w:lineRule="auto"/>
        <w:ind w:firstLine="851"/>
        <w:jc w:val="both"/>
        <w:rPr>
          <w:del w:id="286" w:author="DRAGO LAYMANN" w:date="2017-03-25T20:29:00Z"/>
        </w:rPr>
      </w:pPr>
      <w:ins w:id="287" w:author="DRAGO LAYMANN" w:date="2017-03-25T20:22:00Z">
        <w:r>
          <w:rPr>
            <w:color w:val="000000"/>
          </w:rPr>
          <w:t>A partir de 2016 sua ideia começa a tomar forma e eis que no fim do ano ele monta sua distribuidora</w:t>
        </w:r>
      </w:ins>
      <w:ins w:id="288" w:author="DRAGO LAYMANN" w:date="2017-03-25T20:14:00Z">
        <w:r>
          <w:rPr>
            <w:color w:val="000000"/>
          </w:rPr>
          <w:t xml:space="preserve">. Como </w:t>
        </w:r>
      </w:ins>
      <w:ins w:id="289" w:author="DRAGO LAYMANN" w:date="2017-03-25T20:23:00Z">
        <w:r>
          <w:rPr>
            <w:color w:val="000000"/>
          </w:rPr>
          <w:t xml:space="preserve">é corriqueiro na cidade, tudo o que </w:t>
        </w:r>
      </w:ins>
      <w:ins w:id="290" w:author="DRAGO LAYMANN" w:date="2017-03-25T20:24:00Z">
        <w:r>
          <w:rPr>
            <w:color w:val="000000"/>
          </w:rPr>
          <w:t>é novo se torna a primeira opção dos moradores da cidade, sendo assim, ele não se importou muito com a necessidade de utilizar um sistema para seu gerenciamento administrativo. Fora fazendo todas as suas anotaç</w:t>
        </w:r>
      </w:ins>
      <w:ins w:id="291" w:author="DRAGO LAYMANN" w:date="2017-03-25T20:25:00Z">
        <w:r>
          <w:rPr>
            <w:color w:val="000000"/>
          </w:rPr>
          <w:t xml:space="preserve">ões em cadernos, talões de pedido, rascunhos, </w:t>
        </w:r>
      </w:ins>
      <w:ins w:id="292" w:author="DRAGO LAYMANN" w:date="2017-03-25T20:27:00Z">
        <w:r>
          <w:rPr>
            <w:color w:val="000000"/>
          </w:rPr>
          <w:t>etc.</w:t>
        </w:r>
      </w:ins>
      <w:ins w:id="293" w:author="DRAGO LAYMANN" w:date="2017-03-25T20:25:00Z">
        <w:r>
          <w:rPr>
            <w:color w:val="000000"/>
          </w:rPr>
          <w:t xml:space="preserve"> dizendo ele que </w:t>
        </w:r>
      </w:ins>
      <w:ins w:id="294" w:author="DRAGO LAYMANN" w:date="2017-03-25T20:26:00Z">
        <w:r>
          <w:rPr>
            <w:color w:val="000000"/>
          </w:rPr>
          <w:t>“</w:t>
        </w:r>
      </w:ins>
      <w:ins w:id="295" w:author="DRAGO LAYMANN" w:date="2017-03-25T20:27:00Z">
        <w:r>
          <w:rPr>
            <w:color w:val="000000"/>
          </w:rPr>
          <w:t>...</w:t>
        </w:r>
      </w:ins>
      <w:ins w:id="296" w:author="DRAGO LAYMANN" w:date="2017-03-25T20:26:00Z">
        <w:r>
          <w:rPr>
            <w:color w:val="000000"/>
          </w:rPr>
          <w:t>s</w:t>
        </w:r>
      </w:ins>
      <w:ins w:id="297" w:author="DRAGO LAYMANN" w:date="2017-03-25T20:27:00Z">
        <w:r>
          <w:rPr>
            <w:color w:val="000000"/>
          </w:rPr>
          <w:t>ó teria um movimento maior no fim do ano devido as festas...”. Mas a realidade não foi bem essa</w:t>
        </w:r>
      </w:ins>
      <w:ins w:id="298" w:author="DRAGO LAYMANN" w:date="2017-03-25T20:28:00Z">
        <w:r>
          <w:rPr>
            <w:color w:val="000000"/>
          </w:rPr>
          <w:t xml:space="preserve">, ao voltar de suas férias em janeiro, </w:t>
        </w:r>
        <w:r w:rsidR="00E53C23">
          <w:rPr>
            <w:color w:val="000000"/>
          </w:rPr>
          <w:t>reabriu as portas e notou que realmente o movimento cada vez mais está crescendo e se deparou com a necessidade de utilizar um software para seu gerenciamento.</w:t>
        </w:r>
      </w:ins>
      <w:del w:id="299" w:author="DRAGO LAYMANN" w:date="2017-03-25T20:23:00Z">
        <w:r w:rsidR="0016195E" w:rsidRPr="0016195E" w:rsidDel="007F5687">
          <w:rPr>
            <w:color w:val="000000"/>
          </w:rPr>
          <w:delText>Luan Zenteno, adepto do skate desde a adolescência, viu esse esporte crescer muito na cidade de Sidrolândia – MS.</w:delText>
        </w:r>
        <w:r w:rsidR="00225B3A" w:rsidDel="007F5687">
          <w:rPr>
            <w:color w:val="000000"/>
          </w:rPr>
          <w:delText xml:space="preserve"> </w:delText>
        </w:r>
        <w:r w:rsidR="0016195E" w:rsidRPr="0016195E" w:rsidDel="007F5687">
          <w:rPr>
            <w:color w:val="000000"/>
          </w:rPr>
          <w:delText>Com esse crescimento, notou a dificuldade de ter que ir até a cidade vizinha, Campo Grande – MS, para poder comprar peças e equipamentos, com isso ele se deparou com uma possibilidade de negócio facilitando o acesso dos itens necessários para a prática do skate aos outros praticantes do esporte.</w:delText>
        </w:r>
      </w:del>
    </w:p>
    <w:p w:rsidR="00ED0602" w:rsidDel="00E53C23" w:rsidRDefault="0016195E" w:rsidP="00C01073">
      <w:pPr>
        <w:pStyle w:val="NormalWeb"/>
        <w:spacing w:before="0" w:beforeAutospacing="0" w:after="0" w:afterAutospacing="0" w:line="360" w:lineRule="auto"/>
        <w:ind w:firstLine="851"/>
        <w:jc w:val="both"/>
        <w:rPr>
          <w:del w:id="300" w:author="DRAGO LAYMANN" w:date="2017-03-25T20:29:00Z"/>
          <w:color w:val="000000"/>
        </w:rPr>
      </w:pPr>
      <w:del w:id="301" w:author="DRAGO LAYMANN" w:date="2017-03-25T20:29:00Z">
        <w:r w:rsidRPr="0016195E" w:rsidDel="00E53C23">
          <w:rPr>
            <w:color w:val="000000"/>
          </w:rPr>
          <w:delText>Luan abre sua primeira loja em 2013</w:delText>
        </w:r>
        <w:r w:rsidR="0086459D" w:rsidDel="00E53C23">
          <w:rPr>
            <w:color w:val="000000"/>
          </w:rPr>
          <w:delText xml:space="preserve"> </w:delText>
        </w:r>
        <w:r w:rsidR="002A739B" w:rsidRPr="0086459D" w:rsidDel="00E53C23">
          <w:rPr>
            <w:color w:val="000000"/>
          </w:rPr>
          <w:delText>utilizando uma</w:delText>
        </w:r>
        <w:r w:rsidR="00225B3A" w:rsidDel="00E53C23">
          <w:rPr>
            <w:color w:val="000000"/>
          </w:rPr>
          <w:delText xml:space="preserve"> </w:delText>
        </w:r>
        <w:r w:rsidR="00ED0602" w:rsidRPr="0086459D" w:rsidDel="00E53C23">
          <w:rPr>
            <w:color w:val="000000"/>
          </w:rPr>
          <w:delText>pequena sala na parte da frente de sua casa</w:delText>
        </w:r>
        <w:r w:rsidRPr="0016195E" w:rsidDel="00E53C23">
          <w:rPr>
            <w:color w:val="000000"/>
          </w:rPr>
          <w:delText xml:space="preserve"> que é distante do centro da cidade, abrindo somente quando</w:delText>
        </w:r>
        <w:r w:rsidR="00225B3A" w:rsidDel="00E53C23">
          <w:rPr>
            <w:color w:val="000000"/>
          </w:rPr>
          <w:delText xml:space="preserve"> </w:delText>
        </w:r>
        <w:r w:rsidRPr="0016195E" w:rsidDel="00E53C23">
          <w:rPr>
            <w:color w:val="000000"/>
          </w:rPr>
          <w:delText>não estava no trabalho, pois é radiologista no hospital municipal. Poucas pessoas iam a sua loja, geralmente conhecidos e alguns outros praticantes do esporte.</w:delText>
        </w:r>
        <w:r w:rsidR="00225B3A" w:rsidDel="00E53C23">
          <w:rPr>
            <w:color w:val="000000"/>
          </w:rPr>
          <w:delText xml:space="preserve"> </w:delText>
        </w:r>
        <w:r w:rsidRPr="0016195E" w:rsidDel="00E53C23">
          <w:rPr>
            <w:color w:val="000000"/>
          </w:rPr>
          <w:delText>Depois de pouco mais de dois anos neste local, a loja se muda para mais próximo ao centro, local esse com mais visibilidade e espaço, contrata-se um funcionário para permanecer na loja que agora abre em tempo integral. O aumento no fluxo da loja é rapidamente percebido e os problemas com estoque também, muito relacionado à falta de um programa de controle que seja intuitivo.</w:delText>
        </w:r>
      </w:del>
    </w:p>
    <w:p w:rsidR="0086459D" w:rsidRPr="0086459D" w:rsidRDefault="0086459D">
      <w:pPr>
        <w:pStyle w:val="NormalWeb"/>
        <w:spacing w:before="0" w:beforeAutospacing="0" w:after="0" w:afterAutospacing="0" w:line="360" w:lineRule="auto"/>
        <w:jc w:val="both"/>
        <w:sectPr w:rsidR="0086459D" w:rsidRPr="0086459D" w:rsidSect="00FC6579">
          <w:headerReference w:type="default" r:id="rId9"/>
          <w:pgSz w:w="11906" w:h="16838"/>
          <w:pgMar w:top="1701" w:right="1134" w:bottom="1134" w:left="1701" w:header="709" w:footer="709" w:gutter="0"/>
          <w:cols w:space="708"/>
          <w:docGrid w:linePitch="360"/>
        </w:sectPr>
        <w:pPrChange w:id="302" w:author="DRAGO LAYMANN" w:date="2017-03-25T20:29:00Z">
          <w:pPr>
            <w:pStyle w:val="NormalWeb"/>
            <w:spacing w:before="0" w:beforeAutospacing="0" w:after="0" w:afterAutospacing="0" w:line="360" w:lineRule="auto"/>
            <w:ind w:firstLine="851"/>
            <w:jc w:val="both"/>
          </w:pPr>
        </w:pPrChange>
      </w:pPr>
    </w:p>
    <w:p w:rsidR="00DF568E" w:rsidRPr="003F2955" w:rsidRDefault="0016195E" w:rsidP="00ED0602">
      <w:pPr>
        <w:pStyle w:val="Ttulo1"/>
        <w:numPr>
          <w:ilvl w:val="0"/>
          <w:numId w:val="2"/>
        </w:numPr>
        <w:rPr>
          <w:rFonts w:ascii="Times New Roman" w:hAnsi="Times New Roman" w:cs="Times New Roman"/>
          <w:color w:val="auto"/>
        </w:rPr>
      </w:pPr>
      <w:bookmarkStart w:id="303" w:name="_Toc478842383"/>
      <w:r w:rsidRPr="003F2955">
        <w:rPr>
          <w:rFonts w:ascii="Times New Roman" w:hAnsi="Times New Roman" w:cs="Times New Roman"/>
          <w:color w:val="auto"/>
        </w:rPr>
        <w:lastRenderedPageBreak/>
        <w:t>FUNDAMENTAÇÃO TEÓRICA</w:t>
      </w:r>
      <w:bookmarkEnd w:id="303"/>
    </w:p>
    <w:p w:rsidR="00D354BA" w:rsidRPr="0086459D" w:rsidRDefault="00D354BA" w:rsidP="00D354BA">
      <w:pPr>
        <w:rPr>
          <w:rFonts w:ascii="Times New Roman" w:hAnsi="Times New Roman" w:cs="Times New Roman"/>
        </w:rPr>
      </w:pPr>
    </w:p>
    <w:p w:rsidR="00AB341D" w:rsidRPr="0086459D" w:rsidRDefault="00D354BA" w:rsidP="00D354BA">
      <w:pPr>
        <w:pStyle w:val="PargrafodaLista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86459D">
        <w:rPr>
          <w:rFonts w:ascii="Times New Roman" w:hAnsi="Times New Roman" w:cs="Times New Roman"/>
          <w:color w:val="000000" w:themeColor="text1"/>
          <w:sz w:val="24"/>
          <w:szCs w:val="24"/>
        </w:rPr>
        <w:t>Neste capítulo se</w:t>
      </w:r>
      <w:r w:rsidR="003D315E" w:rsidRPr="0086459D">
        <w:rPr>
          <w:rFonts w:ascii="Times New Roman" w:hAnsi="Times New Roman" w:cs="Times New Roman"/>
          <w:color w:val="000000" w:themeColor="text1"/>
          <w:sz w:val="24"/>
          <w:szCs w:val="24"/>
        </w:rPr>
        <w:t>rão</w:t>
      </w:r>
      <w:r w:rsidRPr="008645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apresentado</w:t>
      </w:r>
      <w:r w:rsidR="003D315E" w:rsidRPr="0086459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8645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D315E" w:rsidRPr="0086459D">
        <w:rPr>
          <w:rFonts w:ascii="Times New Roman" w:hAnsi="Times New Roman" w:cs="Times New Roman"/>
          <w:color w:val="000000" w:themeColor="text1"/>
          <w:sz w:val="24"/>
          <w:szCs w:val="24"/>
        </w:rPr>
        <w:t>os</w:t>
      </w:r>
      <w:r w:rsidRPr="008645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problema</w:t>
      </w:r>
      <w:r w:rsidR="003D315E" w:rsidRPr="0086459D">
        <w:rPr>
          <w:rFonts w:ascii="Times New Roman" w:hAnsi="Times New Roman" w:cs="Times New Roman"/>
          <w:color w:val="000000" w:themeColor="text1"/>
          <w:sz w:val="24"/>
          <w:szCs w:val="24"/>
        </w:rPr>
        <w:t>s</w:t>
      </w:r>
      <w:r w:rsidRPr="008645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3D315E" w:rsidRPr="0086459D">
        <w:rPr>
          <w:rFonts w:ascii="Times New Roman" w:hAnsi="Times New Roman" w:cs="Times New Roman"/>
          <w:color w:val="000000" w:themeColor="text1"/>
          <w:sz w:val="24"/>
          <w:szCs w:val="24"/>
        </w:rPr>
        <w:t>encontrados durante a elicitação de requisitos</w:t>
      </w:r>
      <w:r w:rsidR="0016195E" w:rsidRPr="001619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 a solução que melhor se encaixa para o projeto. </w:t>
      </w:r>
    </w:p>
    <w:p w:rsidR="00D354BA" w:rsidRPr="0086459D" w:rsidRDefault="0016195E" w:rsidP="00D354BA">
      <w:pPr>
        <w:pStyle w:val="PargrafodaLista"/>
        <w:spacing w:after="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6195E">
        <w:rPr>
          <w:rFonts w:ascii="Times New Roman" w:hAnsi="Times New Roman" w:cs="Times New Roman"/>
          <w:color w:val="000000" w:themeColor="text1"/>
          <w:sz w:val="24"/>
          <w:szCs w:val="24"/>
        </w:rPr>
        <w:t>Em seguida, a engenharia de requisitos que mostra como fora feita a parte</w:t>
      </w:r>
      <w:r w:rsidR="00225B3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6195E">
        <w:rPr>
          <w:rFonts w:ascii="Times New Roman" w:hAnsi="Times New Roman" w:cs="Times New Roman"/>
          <w:color w:val="000000" w:themeColor="text1"/>
          <w:sz w:val="24"/>
          <w:szCs w:val="24"/>
        </w:rPr>
        <w:t>de elicitação de requisitos e estudo para desenvolvimento do projeto,</w:t>
      </w:r>
      <w:r w:rsidR="00225B3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16195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o estudo da viabilidade esclarecendo sobre sua usabilidade e rentabilidade, a estimativa de riscos mostrando o que pode ocorrer de errado com o sistema e por fim o método usado para o desenvolvimento do projeto e as ferramentas utilizadas no processo. </w:t>
      </w:r>
    </w:p>
    <w:p w:rsidR="00ED0602" w:rsidRPr="003F2955" w:rsidRDefault="0016195E" w:rsidP="00ED0602">
      <w:pPr>
        <w:pStyle w:val="Ttulo1"/>
        <w:numPr>
          <w:ilvl w:val="1"/>
          <w:numId w:val="2"/>
        </w:numPr>
        <w:rPr>
          <w:rFonts w:ascii="Times New Roman" w:hAnsi="Times New Roman" w:cs="Times New Roman"/>
          <w:color w:val="auto"/>
        </w:rPr>
      </w:pPr>
      <w:bookmarkStart w:id="304" w:name="_Toc478842384"/>
      <w:r w:rsidRPr="003F2955">
        <w:rPr>
          <w:rFonts w:ascii="Times New Roman" w:hAnsi="Times New Roman" w:cs="Times New Roman"/>
          <w:color w:val="auto"/>
        </w:rPr>
        <w:t>O Problema a ser resolvido</w:t>
      </w:r>
      <w:bookmarkEnd w:id="304"/>
    </w:p>
    <w:p w:rsidR="00ED0602" w:rsidRPr="0086459D" w:rsidRDefault="00ED0602" w:rsidP="00ED0602">
      <w:pPr>
        <w:pStyle w:val="PargrafodaLista"/>
        <w:ind w:left="810"/>
        <w:rPr>
          <w:rFonts w:ascii="Times New Roman" w:hAnsi="Times New Roman" w:cs="Times New Roman"/>
        </w:rPr>
      </w:pPr>
    </w:p>
    <w:p w:rsidR="00E53C23" w:rsidRDefault="00DF568E">
      <w:pPr>
        <w:pStyle w:val="NormalWeb"/>
        <w:spacing w:before="0" w:beforeAutospacing="0" w:after="0" w:afterAutospacing="0" w:line="360" w:lineRule="auto"/>
        <w:ind w:firstLine="851"/>
        <w:jc w:val="both"/>
        <w:rPr>
          <w:ins w:id="305" w:author="DRAGO LAYMANN" w:date="2017-03-25T20:37:00Z"/>
          <w:color w:val="000000"/>
        </w:rPr>
      </w:pPr>
      <w:r w:rsidRPr="0086459D">
        <w:rPr>
          <w:color w:val="000000"/>
        </w:rPr>
        <w:t xml:space="preserve">As </w:t>
      </w:r>
      <w:del w:id="306" w:author="DRAGO LAYMANN" w:date="2017-03-25T20:30:00Z">
        <w:r w:rsidRPr="0086459D" w:rsidDel="00E53C23">
          <w:rPr>
            <w:color w:val="000000"/>
          </w:rPr>
          <w:delText xml:space="preserve">anotações das </w:delText>
        </w:r>
      </w:del>
      <w:r w:rsidRPr="0086459D">
        <w:rPr>
          <w:color w:val="000000"/>
        </w:rPr>
        <w:t xml:space="preserve">vendas atualmente são </w:t>
      </w:r>
      <w:del w:id="307" w:author="DRAGO LAYMANN" w:date="2017-03-25T20:32:00Z">
        <w:r w:rsidRPr="0086459D" w:rsidDel="00E53C23">
          <w:rPr>
            <w:color w:val="000000"/>
          </w:rPr>
          <w:delText>manuais</w:delText>
        </w:r>
        <w:r w:rsidR="00D354BA" w:rsidRPr="0086459D" w:rsidDel="00E53C23">
          <w:rPr>
            <w:color w:val="000000"/>
          </w:rPr>
          <w:delText xml:space="preserve"> </w:delText>
        </w:r>
      </w:del>
      <w:ins w:id="308" w:author="DRAGO LAYMANN" w:date="2017-03-25T20:32:00Z">
        <w:r w:rsidR="00E53C23">
          <w:rPr>
            <w:color w:val="000000"/>
          </w:rPr>
          <w:t>realizadas com o auxílio de um sistema de vendas genérico</w:t>
        </w:r>
      </w:ins>
      <w:ins w:id="309" w:author="DRAGO LAYMANN" w:date="2017-03-25T20:42:00Z">
        <w:r w:rsidR="00F54FB3">
          <w:rPr>
            <w:color w:val="000000"/>
          </w:rPr>
          <w:t xml:space="preserve"> pago</w:t>
        </w:r>
      </w:ins>
      <w:ins w:id="310" w:author="DRAGO LAYMANN" w:date="2017-03-25T20:32:00Z">
        <w:r w:rsidR="00E53C23">
          <w:rPr>
            <w:color w:val="000000"/>
          </w:rPr>
          <w:t>, o qual é lento, muito cheio de funcionalidades, as quais</w:t>
        </w:r>
      </w:ins>
      <w:ins w:id="311" w:author="DRAGO LAYMANN" w:date="2017-03-25T20:37:00Z">
        <w:r w:rsidR="00E53C23">
          <w:rPr>
            <w:color w:val="000000"/>
          </w:rPr>
          <w:t xml:space="preserve"> a maioria</w:t>
        </w:r>
      </w:ins>
      <w:ins w:id="312" w:author="DRAGO LAYMANN" w:date="2017-03-25T20:32:00Z">
        <w:r w:rsidR="00E53C23">
          <w:rPr>
            <w:color w:val="000000"/>
          </w:rPr>
          <w:t xml:space="preserve"> nem usa, que tem relat</w:t>
        </w:r>
      </w:ins>
      <w:ins w:id="313" w:author="DRAGO LAYMANN" w:date="2017-03-25T20:33:00Z">
        <w:r w:rsidR="00E53C23">
          <w:rPr>
            <w:color w:val="000000"/>
          </w:rPr>
          <w:t>órios demorados e que é complicado para sua utilizaç</w:t>
        </w:r>
      </w:ins>
      <w:ins w:id="314" w:author="DRAGO LAYMANN" w:date="2017-03-25T20:34:00Z">
        <w:r w:rsidR="00E53C23">
          <w:rPr>
            <w:color w:val="000000"/>
          </w:rPr>
          <w:t>ão.</w:t>
        </w:r>
      </w:ins>
      <w:ins w:id="315" w:author="DRAGO LAYMANN" w:date="2017-03-25T20:36:00Z">
        <w:r w:rsidR="00E53C23">
          <w:rPr>
            <w:color w:val="000000"/>
          </w:rPr>
          <w:t xml:space="preserve"> </w:t>
        </w:r>
      </w:ins>
    </w:p>
    <w:p w:rsidR="004470F6" w:rsidRPr="0086459D" w:rsidDel="00E53C23" w:rsidRDefault="00E53C23">
      <w:pPr>
        <w:pStyle w:val="NormalWeb"/>
        <w:spacing w:before="0" w:beforeAutospacing="0" w:after="0" w:afterAutospacing="0" w:line="360" w:lineRule="auto"/>
        <w:ind w:firstLine="851"/>
        <w:jc w:val="both"/>
        <w:rPr>
          <w:del w:id="316" w:author="DRAGO LAYMANN" w:date="2017-03-25T20:34:00Z"/>
          <w:color w:val="000000"/>
        </w:rPr>
      </w:pPr>
      <w:ins w:id="317" w:author="DRAGO LAYMANN" w:date="2017-03-25T20:36:00Z">
        <w:r>
          <w:rPr>
            <w:color w:val="000000"/>
          </w:rPr>
          <w:t>Além de ser um sistema que é instalado no seu computador, demandando a utilização de memória e processamento do mesmo</w:t>
        </w:r>
      </w:ins>
      <w:ins w:id="318" w:author="DRAGO LAYMANN" w:date="2017-03-25T20:37:00Z">
        <w:r>
          <w:rPr>
            <w:color w:val="000000"/>
          </w:rPr>
          <w:t>, custando espera e desconforto na hora em que está atendendo um cliente ou realizando um pedido</w:t>
        </w:r>
      </w:ins>
      <w:ins w:id="319" w:author="DRAGO LAYMANN" w:date="2017-03-25T20:36:00Z">
        <w:r>
          <w:rPr>
            <w:color w:val="000000"/>
          </w:rPr>
          <w:t>.</w:t>
        </w:r>
      </w:ins>
      <w:ins w:id="320" w:author="DRAGO LAYMANN" w:date="2017-03-25T20:34:00Z">
        <w:r>
          <w:rPr>
            <w:color w:val="000000"/>
          </w:rPr>
          <w:t xml:space="preserve"> </w:t>
        </w:r>
      </w:ins>
      <w:del w:id="321" w:author="DRAGO LAYMANN" w:date="2017-03-25T20:34:00Z">
        <w:r w:rsidR="00D354BA" w:rsidRPr="0086459D" w:rsidDel="00E53C23">
          <w:rPr>
            <w:color w:val="000000"/>
          </w:rPr>
          <w:delText xml:space="preserve">sem nenhum tipo </w:delText>
        </w:r>
        <w:r w:rsidR="00DF568E" w:rsidRPr="0086459D" w:rsidDel="00E53C23">
          <w:rPr>
            <w:color w:val="000000"/>
          </w:rPr>
          <w:delText>de controle gerencial, devido a</w:delText>
        </w:r>
        <w:r w:rsidR="0016195E" w:rsidRPr="0016195E" w:rsidDel="00E53C23">
          <w:rPr>
            <w:color w:val="000000"/>
          </w:rPr>
          <w:delText xml:space="preserve"> isso ocorrem muitas falhas, como: produtos que são vendidos sem emissão </w:delText>
        </w:r>
      </w:del>
      <w:del w:id="322" w:author="DRAGO LAYMANN" w:date="2017-03-25T20:30:00Z">
        <w:r w:rsidR="0016195E" w:rsidRPr="0016195E" w:rsidDel="00E53C23">
          <w:rPr>
            <w:color w:val="000000"/>
          </w:rPr>
          <w:delText>de nota fiscal</w:delText>
        </w:r>
      </w:del>
      <w:del w:id="323" w:author="DRAGO LAYMANN" w:date="2017-03-25T20:34:00Z">
        <w:r w:rsidR="0016195E" w:rsidRPr="0016195E" w:rsidDel="00E53C23">
          <w:rPr>
            <w:color w:val="000000"/>
          </w:rPr>
          <w:delText>; falta de controle de estoque e de caixa; não possui cadastro de clientes; e também não sabe quando se deve fazer a compra de uma nova remessa de produtos.</w:delText>
        </w:r>
      </w:del>
    </w:p>
    <w:p w:rsidR="004470F6" w:rsidRPr="0086459D" w:rsidRDefault="0016195E">
      <w:pPr>
        <w:pStyle w:val="NormalWeb"/>
        <w:spacing w:before="0" w:beforeAutospacing="0" w:after="0" w:afterAutospacing="0" w:line="360" w:lineRule="auto"/>
        <w:ind w:firstLine="851"/>
        <w:jc w:val="both"/>
        <w:rPr>
          <w:color w:val="000000"/>
        </w:rPr>
      </w:pPr>
      <w:del w:id="324" w:author="DRAGO LAYMANN" w:date="2017-03-25T20:34:00Z">
        <w:r w:rsidRPr="0016195E" w:rsidDel="00E53C23">
          <w:rPr>
            <w:color w:val="000000"/>
          </w:rPr>
          <w:delText>O cliente utiliza um sistema on-line genérico, porém ineficiente, além de ser muito complicado. Os pagamentos são feitos em dinheiro e cartão. Quando uma venda é feita o produto não é descontado do estoque.</w:delText>
        </w:r>
      </w:del>
    </w:p>
    <w:p w:rsidR="00ED0602" w:rsidRPr="003F2955" w:rsidRDefault="0016195E" w:rsidP="00ED0602">
      <w:pPr>
        <w:pStyle w:val="Ttulo1"/>
        <w:numPr>
          <w:ilvl w:val="1"/>
          <w:numId w:val="2"/>
        </w:numPr>
        <w:rPr>
          <w:rFonts w:ascii="Times New Roman" w:hAnsi="Times New Roman" w:cs="Times New Roman"/>
          <w:color w:val="auto"/>
        </w:rPr>
      </w:pPr>
      <w:bookmarkStart w:id="325" w:name="_Toc478842385"/>
      <w:r w:rsidRPr="003F2955">
        <w:rPr>
          <w:rFonts w:ascii="Times New Roman" w:hAnsi="Times New Roman" w:cs="Times New Roman"/>
          <w:color w:val="auto"/>
        </w:rPr>
        <w:t>A Solução Proposta</w:t>
      </w:r>
      <w:bookmarkEnd w:id="325"/>
    </w:p>
    <w:p w:rsidR="00ED0602" w:rsidRPr="0086459D" w:rsidRDefault="00ED0602" w:rsidP="00ED0602">
      <w:pPr>
        <w:pStyle w:val="PargrafodaLista"/>
        <w:ind w:left="810"/>
        <w:rPr>
          <w:rFonts w:ascii="Times New Roman" w:hAnsi="Times New Roman" w:cs="Times New Roman"/>
        </w:rPr>
      </w:pPr>
    </w:p>
    <w:p w:rsidR="004470F6" w:rsidRPr="0086459D" w:rsidRDefault="004470F6" w:rsidP="004470F6">
      <w:pPr>
        <w:pStyle w:val="NormalWeb"/>
        <w:spacing w:before="0" w:beforeAutospacing="0" w:after="0" w:afterAutospacing="0" w:line="360" w:lineRule="auto"/>
        <w:ind w:firstLine="851"/>
        <w:jc w:val="both"/>
        <w:rPr>
          <w:color w:val="000000"/>
        </w:rPr>
      </w:pPr>
      <w:r w:rsidRPr="0086459D">
        <w:rPr>
          <w:color w:val="000000"/>
        </w:rPr>
        <w:t xml:space="preserve">Por não ter muita familiaridade com computador e falta de tempo para aprender, a solução proposta foi </w:t>
      </w:r>
      <w:r w:rsidR="0016195E" w:rsidRPr="0016195E">
        <w:rPr>
          <w:color w:val="000000"/>
        </w:rPr>
        <w:t xml:space="preserve">um sistema simples e intuitivo. Esse sistema deve: conter todas as operações feitas na loja; contar com controle de caixa, de estoque, relatório de vendas e compras; e mostrar seus produtos </w:t>
      </w:r>
      <w:del w:id="326" w:author="DRAGO LAYMANN" w:date="2017-03-25T20:38:00Z">
        <w:r w:rsidR="0016195E" w:rsidRPr="0016195E" w:rsidDel="00F54FB3">
          <w:rPr>
            <w:color w:val="000000"/>
          </w:rPr>
          <w:delText>alcança</w:delText>
        </w:r>
        <w:r w:rsidR="00751F78" w:rsidDel="00F54FB3">
          <w:rPr>
            <w:color w:val="000000"/>
          </w:rPr>
          <w:delText>ndo</w:delText>
        </w:r>
        <w:r w:rsidR="0016195E" w:rsidRPr="0016195E" w:rsidDel="00F54FB3">
          <w:rPr>
            <w:color w:val="000000"/>
          </w:rPr>
          <w:delText xml:space="preserve"> um público maior com um catálogo virtual</w:delText>
        </w:r>
      </w:del>
      <w:ins w:id="327" w:author="DRAGO LAYMANN" w:date="2017-03-25T20:38:00Z">
        <w:r w:rsidR="00F54FB3">
          <w:rPr>
            <w:color w:val="000000"/>
          </w:rPr>
          <w:t>de maneira mais dinâmica</w:t>
        </w:r>
      </w:ins>
      <w:r w:rsidR="0016195E" w:rsidRPr="0016195E">
        <w:rPr>
          <w:color w:val="000000"/>
        </w:rPr>
        <w:t xml:space="preserve"> com fotos. Como um projeto futuro, desenvolvimento de um sistema </w:t>
      </w:r>
      <w:r w:rsidR="0016195E" w:rsidRPr="0016195E">
        <w:rPr>
          <w:i/>
          <w:color w:val="000000"/>
        </w:rPr>
        <w:t>mobile</w:t>
      </w:r>
      <w:r w:rsidR="0016195E" w:rsidRPr="0016195E">
        <w:rPr>
          <w:color w:val="000000"/>
        </w:rPr>
        <w:t xml:space="preserve"> para </w:t>
      </w:r>
      <w:ins w:id="328" w:author="DRAGO LAYMANN" w:date="2017-03-25T20:39:00Z">
        <w:r w:rsidR="00F54FB3">
          <w:rPr>
            <w:color w:val="000000"/>
          </w:rPr>
          <w:t xml:space="preserve">realização de pedidos à distância </w:t>
        </w:r>
      </w:ins>
      <w:del w:id="329" w:author="DRAGO LAYMANN" w:date="2017-03-25T20:39:00Z">
        <w:r w:rsidR="0016195E" w:rsidRPr="0016195E" w:rsidDel="00F54FB3">
          <w:rPr>
            <w:color w:val="000000"/>
          </w:rPr>
          <w:delText xml:space="preserve">gerar relatórios </w:delText>
        </w:r>
      </w:del>
      <w:ins w:id="330" w:author="DRAGO LAYMANN" w:date="2017-03-25T20:39:00Z">
        <w:r w:rsidR="00F54FB3">
          <w:rPr>
            <w:color w:val="000000"/>
          </w:rPr>
          <w:t>para que seus vendedores possam realizar vendas em suas visitas aos clientes</w:t>
        </w:r>
      </w:ins>
      <w:del w:id="331" w:author="DRAGO LAYMANN" w:date="2017-03-25T20:39:00Z">
        <w:r w:rsidR="0016195E" w:rsidRPr="0016195E" w:rsidDel="00F54FB3">
          <w:rPr>
            <w:color w:val="000000"/>
          </w:rPr>
          <w:delText>e</w:delText>
        </w:r>
      </w:del>
      <w:del w:id="332" w:author="DRAGO LAYMANN" w:date="2017-03-25T20:40:00Z">
        <w:r w:rsidR="0016195E" w:rsidRPr="0016195E" w:rsidDel="00F54FB3">
          <w:rPr>
            <w:color w:val="000000"/>
          </w:rPr>
          <w:delText xml:space="preserve"> ficar atualizado das transações ocorridas em seu sistema de uma forma mais dinâmica e rápida</w:delText>
        </w:r>
      </w:del>
      <w:ins w:id="333" w:author="DRAGO LAYMANN" w:date="2017-03-25T20:40:00Z">
        <w:r w:rsidR="00F54FB3">
          <w:rPr>
            <w:color w:val="000000"/>
          </w:rPr>
          <w:t xml:space="preserve"> e mandar os pedidos diretamente a empresa para que já possam ser separados e entregues</w:t>
        </w:r>
      </w:ins>
      <w:r w:rsidR="0016195E" w:rsidRPr="0016195E">
        <w:rPr>
          <w:color w:val="000000"/>
        </w:rPr>
        <w:t>.</w:t>
      </w:r>
    </w:p>
    <w:p w:rsidR="003F2955" w:rsidRDefault="003F2955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400A7C" w:rsidRPr="003F2955" w:rsidRDefault="0016195E" w:rsidP="00D00527">
      <w:pPr>
        <w:pStyle w:val="Ttulo1"/>
        <w:numPr>
          <w:ilvl w:val="1"/>
          <w:numId w:val="2"/>
        </w:numPr>
        <w:rPr>
          <w:rFonts w:ascii="Times New Roman" w:hAnsi="Times New Roman" w:cs="Times New Roman"/>
          <w:color w:val="auto"/>
        </w:rPr>
      </w:pPr>
      <w:bookmarkStart w:id="334" w:name="_Toc478842386"/>
      <w:r w:rsidRPr="003F2955">
        <w:rPr>
          <w:rFonts w:ascii="Times New Roman" w:hAnsi="Times New Roman" w:cs="Times New Roman"/>
          <w:color w:val="auto"/>
        </w:rPr>
        <w:lastRenderedPageBreak/>
        <w:t>Prototipação de Telas</w:t>
      </w:r>
      <w:bookmarkEnd w:id="334"/>
    </w:p>
    <w:p w:rsidR="00400A7C" w:rsidRPr="0086459D" w:rsidRDefault="00400A7C" w:rsidP="004470F6">
      <w:pPr>
        <w:pStyle w:val="NormalWeb"/>
        <w:spacing w:before="0" w:beforeAutospacing="0" w:after="0" w:afterAutospacing="0" w:line="360" w:lineRule="auto"/>
        <w:ind w:firstLine="851"/>
        <w:jc w:val="both"/>
        <w:rPr>
          <w:color w:val="000000"/>
        </w:rPr>
      </w:pPr>
    </w:p>
    <w:p w:rsidR="001453E5" w:rsidRDefault="004D622F" w:rsidP="004D622F">
      <w:pPr>
        <w:pStyle w:val="NormalWeb"/>
        <w:spacing w:before="0" w:beforeAutospacing="0" w:after="0" w:afterAutospacing="0" w:line="360" w:lineRule="auto"/>
        <w:ind w:firstLine="851"/>
        <w:jc w:val="both"/>
        <w:rPr>
          <w:color w:val="000000"/>
        </w:rPr>
      </w:pPr>
      <w:r w:rsidRPr="0086459D">
        <w:rPr>
          <w:color w:val="000000"/>
        </w:rPr>
        <w:t xml:space="preserve">Para ilustrar a primeira ideia de como seriam as telas do sistema, </w:t>
      </w:r>
      <w:r w:rsidR="003D315E" w:rsidRPr="0086459D">
        <w:rPr>
          <w:color w:val="000000"/>
        </w:rPr>
        <w:t xml:space="preserve">com o auxílio do software </w:t>
      </w:r>
      <w:r w:rsidR="003D315E" w:rsidRPr="003F2955">
        <w:rPr>
          <w:i/>
          <w:color w:val="000000"/>
        </w:rPr>
        <w:t>Balsamiq Mockups</w:t>
      </w:r>
      <w:r w:rsidR="003D315E" w:rsidRPr="0086459D">
        <w:rPr>
          <w:color w:val="000000"/>
        </w:rPr>
        <w:t xml:space="preserve"> </w:t>
      </w:r>
      <w:r w:rsidR="0016195E" w:rsidRPr="0016195E">
        <w:rPr>
          <w:color w:val="000000"/>
        </w:rPr>
        <w:t>foram elaborados alguns protótipos que não são o layout final, porém ajudam na compreensão do que deve ser projetado.</w:t>
      </w:r>
    </w:p>
    <w:p w:rsidR="000010BD" w:rsidRDefault="009E45A1" w:rsidP="00E77FEC">
      <w:pPr>
        <w:pStyle w:val="NormalWeb"/>
        <w:spacing w:before="0" w:beforeAutospacing="0" w:after="0" w:afterAutospacing="0" w:line="360" w:lineRule="auto"/>
        <w:ind w:left="2268"/>
        <w:jc w:val="both"/>
        <w:rPr>
          <w:ins w:id="335" w:author="DRAGO LAYMANN" w:date="2017-04-01T20:36:00Z"/>
          <w:color w:val="000000"/>
          <w:sz w:val="22"/>
          <w:szCs w:val="22"/>
        </w:rPr>
      </w:pPr>
      <w:r w:rsidRPr="00E77FEC">
        <w:rPr>
          <w:color w:val="000000"/>
          <w:sz w:val="22"/>
          <w:szCs w:val="22"/>
        </w:rPr>
        <w:t>O protótipo é a forma mais rápida e econômica de se definir e experimentar um projeto</w:t>
      </w:r>
      <w:r w:rsidRPr="00E77FEC">
        <w:rPr>
          <w:sz w:val="22"/>
          <w:szCs w:val="22"/>
        </w:rPr>
        <w:t xml:space="preserve"> </w:t>
      </w:r>
      <w:r w:rsidRPr="00E77FEC">
        <w:rPr>
          <w:color w:val="000000"/>
          <w:sz w:val="22"/>
          <w:szCs w:val="22"/>
        </w:rPr>
        <w:t>Para projetar a experiência perfeita, a utilização de protótipos se faz a forma mais eficaz de simular essa interação, devendo ser feita ainda no período de concepção do sistema, evitando gastos dispendiosos de tempo e monetários (</w:t>
      </w:r>
      <w:r w:rsidR="00E77FEC" w:rsidRPr="00E77FEC">
        <w:rPr>
          <w:color w:val="000000"/>
          <w:sz w:val="22"/>
          <w:szCs w:val="22"/>
        </w:rPr>
        <w:t>NASCIMENTO,</w:t>
      </w:r>
      <w:r w:rsidR="00E77FEC">
        <w:rPr>
          <w:color w:val="000000"/>
          <w:sz w:val="22"/>
          <w:szCs w:val="22"/>
        </w:rPr>
        <w:t xml:space="preserve"> </w:t>
      </w:r>
      <w:r w:rsidR="00E77FEC" w:rsidRPr="00E77FEC">
        <w:rPr>
          <w:color w:val="000000"/>
          <w:sz w:val="22"/>
          <w:szCs w:val="22"/>
        </w:rPr>
        <w:t>Thiago</w:t>
      </w:r>
      <w:r w:rsidR="00E77FEC">
        <w:rPr>
          <w:color w:val="000000"/>
          <w:sz w:val="22"/>
          <w:szCs w:val="22"/>
        </w:rPr>
        <w:t>.</w:t>
      </w:r>
      <w:r w:rsidR="00E77FEC">
        <w:rPr>
          <w:i/>
          <w:color w:val="000000"/>
          <w:sz w:val="22"/>
          <w:szCs w:val="22"/>
        </w:rPr>
        <w:t xml:space="preserve"> </w:t>
      </w:r>
      <w:r w:rsidR="00E77FEC" w:rsidRPr="00E77FEC">
        <w:rPr>
          <w:i/>
          <w:color w:val="000000"/>
          <w:sz w:val="22"/>
          <w:szCs w:val="22"/>
        </w:rPr>
        <w:t>A importância dos protótipos no desenvolvimento de sistemas</w:t>
      </w:r>
      <w:r w:rsidR="00E77FEC">
        <w:rPr>
          <w:i/>
          <w:color w:val="000000"/>
          <w:sz w:val="22"/>
          <w:szCs w:val="22"/>
        </w:rPr>
        <w:t>.</w:t>
      </w:r>
      <w:r w:rsidR="00E77FEC" w:rsidRPr="00E77FEC">
        <w:rPr>
          <w:color w:val="000000"/>
          <w:sz w:val="22"/>
          <w:szCs w:val="22"/>
        </w:rPr>
        <w:t xml:space="preserve"> Em: &lt;</w:t>
      </w:r>
      <w:del w:id="336" w:author="DRAGO LAYMANN" w:date="2017-03-25T17:26:00Z">
        <w:r w:rsidR="000C7C4A" w:rsidDel="00A83981">
          <w:fldChar w:fldCharType="begin"/>
        </w:r>
        <w:r w:rsidR="000C7C4A" w:rsidDel="00A83981">
          <w:delInstrText xml:space="preserve"> HYPERLINK "http://thiagonasc.com/desenvolvimento-web/a-importancia-dos-prototipos-no-desenvolvimento-de-sistemas" </w:delInstrText>
        </w:r>
        <w:r w:rsidR="000C7C4A" w:rsidDel="00A83981">
          <w:fldChar w:fldCharType="separate"/>
        </w:r>
        <w:r w:rsidR="00E77FEC" w:rsidRPr="00A83981" w:rsidDel="00A83981">
          <w:rPr>
            <w:rPrChange w:id="337" w:author="DRAGO LAYMANN" w:date="2017-03-25T17:26:00Z">
              <w:rPr>
                <w:rStyle w:val="Hyperlink"/>
                <w:sz w:val="22"/>
                <w:szCs w:val="22"/>
              </w:rPr>
            </w:rPrChange>
          </w:rPr>
          <w:delText>http://thiagonasc.com/desenvolvimento-web/a-importancia-dos-prototipos-no-desenvolvimento-de-sistemas</w:delText>
        </w:r>
        <w:r w:rsidR="000C7C4A" w:rsidDel="00A83981">
          <w:rPr>
            <w:rStyle w:val="Hyperlink"/>
            <w:sz w:val="22"/>
            <w:szCs w:val="22"/>
          </w:rPr>
          <w:fldChar w:fldCharType="end"/>
        </w:r>
      </w:del>
      <w:ins w:id="338" w:author="DRAGO LAYMANN" w:date="2017-03-25T17:26:00Z">
        <w:r w:rsidR="00A83981" w:rsidRPr="00A83981">
          <w:rPr>
            <w:rPrChange w:id="339" w:author="DRAGO LAYMANN" w:date="2017-03-25T17:26:00Z">
              <w:rPr>
                <w:rStyle w:val="Hyperlink"/>
                <w:sz w:val="22"/>
                <w:szCs w:val="22"/>
              </w:rPr>
            </w:rPrChange>
          </w:rPr>
          <w:t>http://thiagonasc.com/desenvolvimento-web/a-importancia-dos-prototipos-no-desenvolvimento-de-sistemas</w:t>
        </w:r>
      </w:ins>
      <w:r w:rsidR="00E77FEC" w:rsidRPr="00E77FEC">
        <w:rPr>
          <w:color w:val="000000"/>
          <w:sz w:val="22"/>
          <w:szCs w:val="22"/>
        </w:rPr>
        <w:t>&gt;</w:t>
      </w:r>
      <w:r w:rsidRPr="00E77FEC">
        <w:rPr>
          <w:color w:val="000000"/>
          <w:sz w:val="22"/>
          <w:szCs w:val="22"/>
        </w:rPr>
        <w:t>.</w:t>
      </w:r>
      <w:r w:rsidR="00E77FEC" w:rsidRPr="00E77FEC">
        <w:rPr>
          <w:color w:val="000000"/>
          <w:sz w:val="22"/>
          <w:szCs w:val="22"/>
        </w:rPr>
        <w:t xml:space="preserve"> Acesso em: 13 novembro 2016.).</w:t>
      </w:r>
    </w:p>
    <w:p w:rsidR="009E45A1" w:rsidRPr="000010BD" w:rsidDel="000010BD" w:rsidRDefault="009E45A1" w:rsidP="000010BD">
      <w:pPr>
        <w:rPr>
          <w:del w:id="340" w:author="DRAGO LAYMANN" w:date="2017-04-01T20:37:00Z"/>
          <w:rFonts w:ascii="Times New Roman" w:eastAsia="Times New Roman" w:hAnsi="Times New Roman" w:cs="Times New Roman"/>
          <w:color w:val="000000"/>
          <w:lang w:eastAsia="pt-BR"/>
          <w:rPrChange w:id="341" w:author="DRAGO LAYMANN" w:date="2017-04-01T20:37:00Z">
            <w:rPr>
              <w:del w:id="342" w:author="DRAGO LAYMANN" w:date="2017-04-01T20:37:00Z"/>
              <w:color w:val="000000"/>
              <w:sz w:val="22"/>
              <w:szCs w:val="22"/>
            </w:rPr>
          </w:rPrChange>
        </w:rPr>
        <w:pPrChange w:id="343" w:author="DRAGO LAYMANN" w:date="2017-04-01T20:37:00Z">
          <w:pPr>
            <w:pStyle w:val="NormalWeb"/>
            <w:spacing w:before="0" w:beforeAutospacing="0" w:after="0" w:afterAutospacing="0" w:line="360" w:lineRule="auto"/>
            <w:ind w:left="2268"/>
            <w:jc w:val="both"/>
          </w:pPr>
        </w:pPrChange>
      </w:pPr>
    </w:p>
    <w:p w:rsidR="003F2955" w:rsidRPr="0086459D" w:rsidDel="000010BD" w:rsidRDefault="003F2955" w:rsidP="000010BD">
      <w:pPr>
        <w:pStyle w:val="NormalWeb"/>
        <w:spacing w:before="0" w:beforeAutospacing="0" w:after="0" w:afterAutospacing="0" w:line="360" w:lineRule="auto"/>
        <w:jc w:val="both"/>
        <w:rPr>
          <w:del w:id="344" w:author="DRAGO LAYMANN" w:date="2017-04-01T20:37:00Z"/>
          <w:color w:val="000000"/>
        </w:rPr>
        <w:pPrChange w:id="345" w:author="DRAGO LAYMANN" w:date="2017-04-01T20:37:00Z">
          <w:pPr>
            <w:pStyle w:val="NormalWeb"/>
            <w:spacing w:before="0" w:beforeAutospacing="0" w:after="0" w:afterAutospacing="0" w:line="360" w:lineRule="auto"/>
            <w:ind w:firstLine="851"/>
            <w:jc w:val="both"/>
          </w:pPr>
        </w:pPrChange>
      </w:pPr>
    </w:p>
    <w:p w:rsidR="000010BD" w:rsidRDefault="000010BD">
      <w:pPr>
        <w:rPr>
          <w:ins w:id="346" w:author="DRAGO LAYMANN" w:date="2017-04-01T20:37:00Z"/>
          <w:rFonts w:ascii="Times New Roman" w:hAnsi="Times New Roman" w:cs="Times New Roman"/>
          <w:b/>
          <w:bCs/>
          <w:sz w:val="24"/>
          <w:szCs w:val="24"/>
        </w:rPr>
      </w:pPr>
      <w:ins w:id="347" w:author="DRAGO LAYMANN" w:date="2017-04-01T20:37:00Z">
        <w:r>
          <w:rPr>
            <w:rFonts w:ascii="Times New Roman" w:hAnsi="Times New Roman" w:cs="Times New Roman"/>
            <w:sz w:val="24"/>
            <w:szCs w:val="24"/>
          </w:rPr>
          <w:br w:type="page"/>
        </w:r>
      </w:ins>
    </w:p>
    <w:p w:rsidR="00E63848" w:rsidRDefault="0016195E">
      <w:pPr>
        <w:pStyle w:val="Legenda"/>
        <w:rPr>
          <w:rFonts w:ascii="Times New Roman" w:hAnsi="Times New Roman" w:cs="Times New Roman"/>
          <w:color w:val="auto"/>
          <w:sz w:val="24"/>
          <w:szCs w:val="24"/>
        </w:rPr>
      </w:pPr>
      <w:bookmarkStart w:id="348" w:name="_Toc478842425"/>
      <w:r w:rsidRPr="0016195E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Figura </w:t>
      </w:r>
      <w:ins w:id="349" w:author="DRAGO LAYMANN" w:date="2017-04-01T20:34:00Z">
        <w:r w:rsidR="000010BD">
          <w:rPr>
            <w:rFonts w:ascii="Times New Roman" w:hAnsi="Times New Roman" w:cs="Times New Roman"/>
            <w:color w:val="auto"/>
            <w:sz w:val="24"/>
            <w:szCs w:val="24"/>
          </w:rPr>
          <w:fldChar w:fldCharType="begin"/>
        </w:r>
        <w:r w:rsidR="000010BD">
          <w:rPr>
            <w:rFonts w:ascii="Times New Roman" w:hAnsi="Times New Roman" w:cs="Times New Roman"/>
            <w:color w:val="auto"/>
            <w:sz w:val="24"/>
            <w:szCs w:val="24"/>
          </w:rPr>
          <w:instrText xml:space="preserve"> SEQ Figura \* ARABIC </w:instrText>
        </w:r>
      </w:ins>
      <w:r w:rsidR="000010BD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ins w:id="350" w:author="DRAGO LAYMANN" w:date="2017-04-01T20:34:00Z">
        <w:r w:rsidR="000010BD">
          <w:rPr>
            <w:rFonts w:ascii="Times New Roman" w:hAnsi="Times New Roman" w:cs="Times New Roman"/>
            <w:noProof/>
            <w:color w:val="auto"/>
            <w:sz w:val="24"/>
            <w:szCs w:val="24"/>
          </w:rPr>
          <w:t>1</w:t>
        </w:r>
        <w:r w:rsidR="000010BD">
          <w:rPr>
            <w:rFonts w:ascii="Times New Roman" w:hAnsi="Times New Roman" w:cs="Times New Roman"/>
            <w:color w:val="auto"/>
            <w:sz w:val="24"/>
            <w:szCs w:val="24"/>
          </w:rPr>
          <w:fldChar w:fldCharType="end"/>
        </w:r>
      </w:ins>
      <w:del w:id="351" w:author="DRAGO LAYMANN" w:date="2017-04-01T20:34:00Z">
        <w:r w:rsidRPr="0016195E" w:rsidDel="000010BD">
          <w:rPr>
            <w:rFonts w:ascii="Times New Roman" w:hAnsi="Times New Roman" w:cs="Times New Roman"/>
            <w:color w:val="auto"/>
            <w:sz w:val="24"/>
            <w:szCs w:val="24"/>
          </w:rPr>
          <w:fldChar w:fldCharType="begin"/>
        </w:r>
        <w:r w:rsidRPr="0016195E" w:rsidDel="000010BD">
          <w:rPr>
            <w:rFonts w:ascii="Times New Roman" w:hAnsi="Times New Roman" w:cs="Times New Roman"/>
            <w:color w:val="auto"/>
            <w:sz w:val="24"/>
            <w:szCs w:val="24"/>
          </w:rPr>
          <w:delInstrText xml:space="preserve"> SEQ Figura \* ARABIC </w:delInstrText>
        </w:r>
        <w:r w:rsidRPr="0016195E" w:rsidDel="000010BD">
          <w:rPr>
            <w:rFonts w:ascii="Times New Roman" w:hAnsi="Times New Roman" w:cs="Times New Roman"/>
            <w:color w:val="auto"/>
            <w:sz w:val="24"/>
            <w:szCs w:val="24"/>
          </w:rPr>
          <w:fldChar w:fldCharType="separate"/>
        </w:r>
        <w:r w:rsidR="00E368B6" w:rsidDel="000010BD">
          <w:rPr>
            <w:rFonts w:ascii="Times New Roman" w:hAnsi="Times New Roman" w:cs="Times New Roman"/>
            <w:noProof/>
            <w:color w:val="auto"/>
            <w:sz w:val="24"/>
            <w:szCs w:val="24"/>
          </w:rPr>
          <w:delText>1</w:delText>
        </w:r>
        <w:r w:rsidRPr="0016195E" w:rsidDel="000010BD">
          <w:rPr>
            <w:rFonts w:ascii="Times New Roman" w:hAnsi="Times New Roman" w:cs="Times New Roman"/>
            <w:color w:val="auto"/>
            <w:sz w:val="24"/>
            <w:szCs w:val="24"/>
          </w:rPr>
          <w:fldChar w:fldCharType="end"/>
        </w:r>
      </w:del>
      <w:r w:rsidRPr="0016195E">
        <w:rPr>
          <w:rFonts w:ascii="Times New Roman" w:hAnsi="Times New Roman" w:cs="Times New Roman"/>
          <w:color w:val="auto"/>
          <w:sz w:val="24"/>
          <w:szCs w:val="24"/>
        </w:rPr>
        <w:t xml:space="preserve"> - Tela de Login</w:t>
      </w:r>
      <w:bookmarkEnd w:id="348"/>
    </w:p>
    <w:p w:rsidR="00881F35" w:rsidRPr="0086459D" w:rsidRDefault="002168A5" w:rsidP="00881F35">
      <w:pPr>
        <w:pStyle w:val="Legenda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pict w14:anchorId="3F833A2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2" type="#_x0000_t75" style="width:453.75pt;height:338.25pt">
            <v:imagedata r:id="rId10" o:title="telaLogin"/>
          </v:shape>
        </w:pict>
      </w:r>
    </w:p>
    <w:p w:rsidR="00E63848" w:rsidRDefault="0086459D">
      <w:pPr>
        <w:pStyle w:val="Legenda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FONTE: Elaboração própria</w:t>
      </w:r>
    </w:p>
    <w:p w:rsidR="003F2955" w:rsidRDefault="003F2955">
      <w:pPr>
        <w:rPr>
          <w:rFonts w:ascii="Times New Roman" w:hAnsi="Times New Roman" w:cs="Times New Roman"/>
          <w:b/>
          <w:bCs/>
          <w:color w:val="000000" w:themeColor="text1"/>
          <w:sz w:val="18"/>
          <w:szCs w:val="18"/>
        </w:rPr>
      </w:pPr>
      <w:r w:rsidRPr="003F2955">
        <w:rPr>
          <w:rFonts w:ascii="Times New Roman" w:hAnsi="Times New Roman" w:cs="Times New Roman"/>
          <w:sz w:val="24"/>
          <w:szCs w:val="24"/>
        </w:rPr>
        <w:t xml:space="preserve">Descrição: Essa é a tela </w:t>
      </w:r>
      <w:r>
        <w:rPr>
          <w:rFonts w:ascii="Times New Roman" w:hAnsi="Times New Roman" w:cs="Times New Roman"/>
          <w:sz w:val="24"/>
          <w:szCs w:val="24"/>
        </w:rPr>
        <w:t>de login</w:t>
      </w:r>
      <w:r w:rsidRPr="003F2955">
        <w:rPr>
          <w:rFonts w:ascii="Times New Roman" w:hAnsi="Times New Roman" w:cs="Times New Roman"/>
          <w:sz w:val="24"/>
          <w:szCs w:val="24"/>
        </w:rPr>
        <w:t>, onde o usuário efetua o acesso no sistema através de seu nome de usuário e sua senha.</w:t>
      </w:r>
      <w:r>
        <w:rPr>
          <w:rFonts w:ascii="Times New Roman" w:hAnsi="Times New Roman" w:cs="Times New Roman"/>
          <w:color w:val="000000" w:themeColor="text1"/>
        </w:rPr>
        <w:br w:type="page"/>
      </w:r>
    </w:p>
    <w:p w:rsidR="003F2955" w:rsidRPr="003F2955" w:rsidRDefault="003F2955" w:rsidP="003F2955">
      <w:pPr>
        <w:pStyle w:val="Legenda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52" w:name="_Toc478842426"/>
      <w:r w:rsidRPr="003F295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Figura </w:t>
      </w:r>
      <w:ins w:id="353" w:author="DRAGO LAYMANN" w:date="2017-04-01T20:34:00Z">
        <w:r w:rsidR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 xml:space="preserve"> SEQ Figura \* ARABIC </w:instrText>
        </w:r>
      </w:ins>
      <w:r w:rsidR="000010B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ins w:id="354" w:author="DRAGO LAYMANN" w:date="2017-04-01T20:34:00Z">
        <w:r w:rsidR="000010BD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t>2</w:t>
        </w:r>
        <w:r w:rsidR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ins>
      <w:del w:id="355" w:author="DRAGO LAYMANN" w:date="2017-04-01T20:34:00Z">
        <w:r w:rsidRPr="003F2955" w:rsidDel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3F2955" w:rsidDel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delInstrText xml:space="preserve"> SEQ Figura \* ARABIC </w:delInstrText>
        </w:r>
        <w:r w:rsidRPr="003F2955" w:rsidDel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="00E368B6" w:rsidDel="000010BD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delText>2</w:delText>
        </w:r>
        <w:r w:rsidRPr="003F2955" w:rsidDel="000010BD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fldChar w:fldCharType="end"/>
        </w:r>
      </w:del>
      <w:r w:rsidRPr="003F29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Página Inicial</w:t>
      </w:r>
      <w:bookmarkEnd w:id="352"/>
    </w:p>
    <w:p w:rsidR="004C6EBE" w:rsidRDefault="002168A5" w:rsidP="004C6EBE">
      <w:pPr>
        <w:pStyle w:val="NormalWeb"/>
        <w:keepNext/>
        <w:spacing w:before="0" w:beforeAutospacing="0" w:after="0" w:afterAutospacing="0" w:line="360" w:lineRule="auto"/>
        <w:rPr>
          <w:sz w:val="22"/>
          <w:szCs w:val="22"/>
        </w:rPr>
      </w:pPr>
      <w:r>
        <w:rPr>
          <w:sz w:val="22"/>
          <w:szCs w:val="22"/>
        </w:rPr>
        <w:pict w14:anchorId="1E0BCE73">
          <v:shape id="_x0000_i1093" type="#_x0000_t75" style="width:448.5pt;height:332.25pt">
            <v:imagedata r:id="rId11" o:title="paginaInicial"/>
          </v:shape>
        </w:pict>
      </w:r>
    </w:p>
    <w:p w:rsidR="003F2955" w:rsidRDefault="003F2955" w:rsidP="003F2955">
      <w:pPr>
        <w:pStyle w:val="Legenda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FONTE: Elaboração própria</w:t>
      </w:r>
    </w:p>
    <w:p w:rsidR="003F2955" w:rsidRPr="003F2955" w:rsidRDefault="003F2955" w:rsidP="003F29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Descrição: Assim que o usuário efetua o acesso no sistema, é redirecionado à página inicial onde existirá um menu lateral com os principais módulos do sistema para o acesso rápido. </w:t>
      </w:r>
    </w:p>
    <w:p w:rsidR="003F2955" w:rsidRDefault="003F2955">
      <w:pPr>
        <w:rPr>
          <w:rFonts w:ascii="Times New Roman" w:hAnsi="Times New Roman" w:cs="Times New Roman"/>
          <w:b/>
          <w:bCs/>
          <w:color w:val="000000" w:themeColor="text1"/>
          <w:sz w:val="18"/>
          <w:szCs w:val="18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:rsidR="003F2955" w:rsidRPr="003F2955" w:rsidRDefault="003F2955" w:rsidP="003F2955">
      <w:pPr>
        <w:pStyle w:val="Legenda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56" w:name="_Toc478842427"/>
      <w:r w:rsidRPr="003F295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Figura </w:t>
      </w:r>
      <w:ins w:id="357" w:author="DRAGO LAYMANN" w:date="2017-04-01T20:34:00Z">
        <w:r w:rsidR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 xml:space="preserve"> SEQ Figura \* ARABIC </w:instrText>
        </w:r>
      </w:ins>
      <w:r w:rsidR="000010B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ins w:id="358" w:author="DRAGO LAYMANN" w:date="2017-04-01T20:34:00Z">
        <w:r w:rsidR="000010BD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t>3</w:t>
        </w:r>
        <w:r w:rsidR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ins>
      <w:del w:id="359" w:author="DRAGO LAYMANN" w:date="2017-04-01T20:34:00Z">
        <w:r w:rsidRPr="003F2955" w:rsidDel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3F2955" w:rsidDel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delInstrText xml:space="preserve"> SEQ Figura \* ARABIC </w:delInstrText>
        </w:r>
        <w:r w:rsidRPr="003F2955" w:rsidDel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="00E368B6" w:rsidDel="000010BD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delText>3</w:delText>
        </w:r>
        <w:r w:rsidRPr="003F2955" w:rsidDel="000010BD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fldChar w:fldCharType="end"/>
        </w:r>
      </w:del>
      <w:r w:rsidRPr="003F29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Cadastro de Clientes</w:t>
      </w:r>
      <w:bookmarkEnd w:id="356"/>
    </w:p>
    <w:p w:rsidR="004C6EBE" w:rsidRDefault="002168A5" w:rsidP="004C6EBE">
      <w:pPr>
        <w:pStyle w:val="NormalWeb"/>
        <w:keepNext/>
        <w:spacing w:before="0" w:beforeAutospacing="0" w:after="0" w:afterAutospacing="0" w:line="360" w:lineRule="auto"/>
        <w:rPr>
          <w:sz w:val="22"/>
          <w:szCs w:val="22"/>
        </w:rPr>
      </w:pPr>
      <w:r>
        <w:rPr>
          <w:sz w:val="22"/>
          <w:szCs w:val="22"/>
        </w:rPr>
        <w:pict w14:anchorId="26C87305">
          <v:shape id="_x0000_i1094" type="#_x0000_t75" style="width:448.5pt;height:327pt">
            <v:imagedata r:id="rId12" o:title="cadastraCliente"/>
          </v:shape>
        </w:pict>
      </w:r>
    </w:p>
    <w:p w:rsidR="003F2955" w:rsidRDefault="003F2955" w:rsidP="003F2955">
      <w:pPr>
        <w:pStyle w:val="Legenda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FONTE: Elaboração própria</w:t>
      </w:r>
    </w:p>
    <w:p w:rsidR="003F2955" w:rsidRPr="003F2955" w:rsidRDefault="003F2955" w:rsidP="003F29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Descrição: Ao acessar o módulo de cadastro de clientes uma janela interna do sistema será aberta onde o usuário pode cadastrar as informações do mesmo.</w:t>
      </w:r>
    </w:p>
    <w:p w:rsidR="003F2955" w:rsidRPr="0086459D" w:rsidRDefault="003F2955" w:rsidP="004C6EBE">
      <w:pPr>
        <w:pStyle w:val="NormalWeb"/>
        <w:keepNext/>
        <w:spacing w:before="0" w:beforeAutospacing="0" w:after="0" w:afterAutospacing="0" w:line="360" w:lineRule="auto"/>
      </w:pPr>
    </w:p>
    <w:p w:rsidR="003F2955" w:rsidRDefault="003F295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3F2955" w:rsidRPr="003F2955" w:rsidRDefault="003F2955" w:rsidP="003F2955">
      <w:pPr>
        <w:pStyle w:val="Legenda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60" w:name="_Toc478842428"/>
      <w:r w:rsidRPr="003F295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Figura </w:t>
      </w:r>
      <w:ins w:id="361" w:author="DRAGO LAYMANN" w:date="2017-04-01T20:34:00Z">
        <w:r w:rsidR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 xml:space="preserve"> SEQ Figura \* ARABIC </w:instrText>
        </w:r>
      </w:ins>
      <w:r w:rsidR="000010B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ins w:id="362" w:author="DRAGO LAYMANN" w:date="2017-04-01T20:34:00Z">
        <w:r w:rsidR="000010BD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t>4</w:t>
        </w:r>
        <w:r w:rsidR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ins>
      <w:del w:id="363" w:author="DRAGO LAYMANN" w:date="2017-04-01T20:34:00Z">
        <w:r w:rsidRPr="003F2955" w:rsidDel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3F2955" w:rsidDel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delInstrText xml:space="preserve"> SEQ Figura \* ARABIC </w:delInstrText>
        </w:r>
        <w:r w:rsidRPr="003F2955" w:rsidDel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="00E368B6" w:rsidDel="000010BD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delText>4</w:delText>
        </w:r>
        <w:r w:rsidRPr="003F2955" w:rsidDel="000010BD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fldChar w:fldCharType="end"/>
        </w:r>
      </w:del>
      <w:r w:rsidRPr="003F29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Cadastro de Fornecedores</w:t>
      </w:r>
      <w:bookmarkEnd w:id="360"/>
    </w:p>
    <w:p w:rsidR="004C6EBE" w:rsidRDefault="002168A5" w:rsidP="004C6EBE">
      <w:pPr>
        <w:pStyle w:val="NormalWeb"/>
        <w:keepNext/>
        <w:spacing w:before="0" w:beforeAutospacing="0" w:after="0" w:afterAutospacing="0" w:line="360" w:lineRule="auto"/>
        <w:rPr>
          <w:sz w:val="22"/>
          <w:szCs w:val="22"/>
        </w:rPr>
      </w:pPr>
      <w:r>
        <w:rPr>
          <w:sz w:val="22"/>
          <w:szCs w:val="22"/>
        </w:rPr>
        <w:pict w14:anchorId="0FD801E5">
          <v:shape id="_x0000_i1095" type="#_x0000_t75" style="width:448.5pt;height:332.25pt">
            <v:imagedata r:id="rId13" o:title="cadastraFornecedor"/>
          </v:shape>
        </w:pict>
      </w:r>
    </w:p>
    <w:p w:rsidR="003F2955" w:rsidRDefault="003F2955" w:rsidP="003F2955">
      <w:pPr>
        <w:pStyle w:val="Legenda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FONTE: Elaboração própria</w:t>
      </w:r>
    </w:p>
    <w:p w:rsidR="003F2955" w:rsidRPr="003F2955" w:rsidRDefault="003F2955" w:rsidP="003F29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Descrição: Ao acessar o módulo de cadastro de fornecedores uma janela interna do sistema será aberta onde o usuário pode cadastrar as informações do mesmo.</w:t>
      </w:r>
    </w:p>
    <w:p w:rsidR="003F2955" w:rsidRPr="003F2955" w:rsidRDefault="003F2955" w:rsidP="003F2955"/>
    <w:p w:rsidR="003F2955" w:rsidRDefault="003F2955">
      <w:pPr>
        <w:rPr>
          <w:rFonts w:ascii="Times New Roman" w:hAnsi="Times New Roman" w:cs="Times New Roman"/>
          <w:b/>
          <w:bCs/>
          <w:color w:val="000000" w:themeColor="text1"/>
          <w:sz w:val="24"/>
          <w:szCs w:val="18"/>
        </w:rPr>
      </w:pPr>
      <w:r>
        <w:rPr>
          <w:rFonts w:ascii="Times New Roman" w:hAnsi="Times New Roman" w:cs="Times New Roman"/>
          <w:color w:val="000000" w:themeColor="text1"/>
          <w:sz w:val="24"/>
        </w:rPr>
        <w:br w:type="page"/>
      </w:r>
    </w:p>
    <w:p w:rsidR="003F2955" w:rsidRDefault="003F2955" w:rsidP="003F2955">
      <w:pPr>
        <w:pStyle w:val="Legenda"/>
        <w:rPr>
          <w:rFonts w:ascii="Times New Roman" w:hAnsi="Times New Roman" w:cs="Times New Roman"/>
          <w:color w:val="000000" w:themeColor="text1"/>
          <w:sz w:val="24"/>
        </w:rPr>
      </w:pPr>
      <w:bookmarkStart w:id="364" w:name="_Toc478842429"/>
      <w:r w:rsidRPr="003F2955">
        <w:rPr>
          <w:rFonts w:ascii="Times New Roman" w:hAnsi="Times New Roman" w:cs="Times New Roman"/>
          <w:color w:val="000000" w:themeColor="text1"/>
          <w:sz w:val="24"/>
        </w:rPr>
        <w:lastRenderedPageBreak/>
        <w:t xml:space="preserve">Figura </w:t>
      </w:r>
      <w:ins w:id="365" w:author="DRAGO LAYMANN" w:date="2017-04-01T20:34:00Z">
        <w:r w:rsidR="000010BD">
          <w:rPr>
            <w:rFonts w:ascii="Times New Roman" w:hAnsi="Times New Roman" w:cs="Times New Roman"/>
            <w:color w:val="000000" w:themeColor="text1"/>
            <w:sz w:val="24"/>
          </w:rPr>
          <w:fldChar w:fldCharType="begin"/>
        </w:r>
        <w:r w:rsidR="000010BD">
          <w:rPr>
            <w:rFonts w:ascii="Times New Roman" w:hAnsi="Times New Roman" w:cs="Times New Roman"/>
            <w:color w:val="000000" w:themeColor="text1"/>
            <w:sz w:val="24"/>
          </w:rPr>
          <w:instrText xml:space="preserve"> SEQ Figura \* ARABIC </w:instrText>
        </w:r>
      </w:ins>
      <w:r w:rsidR="000010BD">
        <w:rPr>
          <w:rFonts w:ascii="Times New Roman" w:hAnsi="Times New Roman" w:cs="Times New Roman"/>
          <w:color w:val="000000" w:themeColor="text1"/>
          <w:sz w:val="24"/>
        </w:rPr>
        <w:fldChar w:fldCharType="separate"/>
      </w:r>
      <w:ins w:id="366" w:author="DRAGO LAYMANN" w:date="2017-04-01T20:34:00Z">
        <w:r w:rsidR="000010BD">
          <w:rPr>
            <w:rFonts w:ascii="Times New Roman" w:hAnsi="Times New Roman" w:cs="Times New Roman"/>
            <w:noProof/>
            <w:color w:val="000000" w:themeColor="text1"/>
            <w:sz w:val="24"/>
          </w:rPr>
          <w:t>5</w:t>
        </w:r>
        <w:r w:rsidR="000010BD">
          <w:rPr>
            <w:rFonts w:ascii="Times New Roman" w:hAnsi="Times New Roman" w:cs="Times New Roman"/>
            <w:color w:val="000000" w:themeColor="text1"/>
            <w:sz w:val="24"/>
          </w:rPr>
          <w:fldChar w:fldCharType="end"/>
        </w:r>
      </w:ins>
      <w:del w:id="367" w:author="DRAGO LAYMANN" w:date="2017-04-01T20:34:00Z">
        <w:r w:rsidRPr="003F2955" w:rsidDel="000010BD">
          <w:rPr>
            <w:rFonts w:ascii="Times New Roman" w:hAnsi="Times New Roman" w:cs="Times New Roman"/>
            <w:color w:val="000000" w:themeColor="text1"/>
            <w:sz w:val="24"/>
          </w:rPr>
          <w:fldChar w:fldCharType="begin"/>
        </w:r>
        <w:r w:rsidRPr="003F2955" w:rsidDel="000010BD">
          <w:rPr>
            <w:rFonts w:ascii="Times New Roman" w:hAnsi="Times New Roman" w:cs="Times New Roman"/>
            <w:color w:val="000000" w:themeColor="text1"/>
            <w:sz w:val="24"/>
          </w:rPr>
          <w:delInstrText xml:space="preserve"> SEQ Figura \* ARABIC </w:delInstrText>
        </w:r>
        <w:r w:rsidRPr="003F2955" w:rsidDel="000010BD">
          <w:rPr>
            <w:rFonts w:ascii="Times New Roman" w:hAnsi="Times New Roman" w:cs="Times New Roman"/>
            <w:color w:val="000000" w:themeColor="text1"/>
            <w:sz w:val="24"/>
          </w:rPr>
          <w:fldChar w:fldCharType="separate"/>
        </w:r>
        <w:r w:rsidR="00E368B6" w:rsidDel="000010BD">
          <w:rPr>
            <w:rFonts w:ascii="Times New Roman" w:hAnsi="Times New Roman" w:cs="Times New Roman"/>
            <w:noProof/>
            <w:color w:val="000000" w:themeColor="text1"/>
            <w:sz w:val="24"/>
          </w:rPr>
          <w:delText>5</w:delText>
        </w:r>
        <w:r w:rsidRPr="003F2955" w:rsidDel="000010BD">
          <w:rPr>
            <w:rFonts w:ascii="Times New Roman" w:hAnsi="Times New Roman" w:cs="Times New Roman"/>
            <w:noProof/>
            <w:color w:val="000000" w:themeColor="text1"/>
            <w:sz w:val="24"/>
          </w:rPr>
          <w:fldChar w:fldCharType="end"/>
        </w:r>
      </w:del>
      <w:r w:rsidRPr="003F2955">
        <w:rPr>
          <w:rFonts w:ascii="Times New Roman" w:hAnsi="Times New Roman" w:cs="Times New Roman"/>
          <w:color w:val="000000" w:themeColor="text1"/>
          <w:sz w:val="24"/>
        </w:rPr>
        <w:t xml:space="preserve"> - Cadastro de Produto</w:t>
      </w:r>
      <w:bookmarkEnd w:id="364"/>
    </w:p>
    <w:p w:rsidR="004C6EBE" w:rsidRDefault="002168A5" w:rsidP="003F2955">
      <w:pPr>
        <w:pStyle w:val="Legenda"/>
        <w:rPr>
          <w:sz w:val="22"/>
          <w:szCs w:val="22"/>
        </w:rPr>
      </w:pPr>
      <w:r>
        <w:rPr>
          <w:sz w:val="22"/>
          <w:szCs w:val="22"/>
        </w:rPr>
        <w:pict w14:anchorId="5E2C0D1F">
          <v:shape id="_x0000_i1096" type="#_x0000_t75" style="width:448.5pt;height:327pt">
            <v:imagedata r:id="rId14" o:title="cadastraProduto"/>
          </v:shape>
        </w:pict>
      </w:r>
    </w:p>
    <w:p w:rsidR="003F2955" w:rsidRDefault="003F2955" w:rsidP="003F2955">
      <w:pPr>
        <w:pStyle w:val="Legenda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FONTE: Elaboração própria</w:t>
      </w:r>
    </w:p>
    <w:p w:rsidR="003F2955" w:rsidRPr="003F2955" w:rsidRDefault="003F2955" w:rsidP="003F29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Descrição: Ao acessar o módulo de cadastro de produtos uma janela interna do sistema será aberta onde o usuário pode cadastrar as informações do mesmo.</w:t>
      </w:r>
    </w:p>
    <w:p w:rsidR="003F2955" w:rsidRPr="003F2955" w:rsidRDefault="003F2955" w:rsidP="003F2955"/>
    <w:p w:rsidR="003F2955" w:rsidRDefault="003F2955" w:rsidP="003F2955">
      <w:pPr>
        <w:pStyle w:val="Legenda"/>
        <w:jc w:val="center"/>
        <w:rPr>
          <w:rFonts w:ascii="Times New Roman" w:hAnsi="Times New Roman" w:cs="Times New Roman"/>
          <w:color w:val="000000" w:themeColor="text1"/>
        </w:rPr>
      </w:pPr>
    </w:p>
    <w:p w:rsidR="003F2955" w:rsidRDefault="003F2955">
      <w:pPr>
        <w:rPr>
          <w:rFonts w:ascii="Times New Roman" w:hAnsi="Times New Roman" w:cs="Times New Roman"/>
          <w:b/>
          <w:bCs/>
          <w:color w:val="000000" w:themeColor="text1"/>
          <w:sz w:val="18"/>
          <w:szCs w:val="18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:rsidR="003F2955" w:rsidRPr="003F2955" w:rsidRDefault="003F2955" w:rsidP="003F2955">
      <w:pPr>
        <w:pStyle w:val="Legenda"/>
        <w:rPr>
          <w:sz w:val="24"/>
        </w:rPr>
      </w:pPr>
      <w:bookmarkStart w:id="368" w:name="_Toc478842430"/>
      <w:r w:rsidRPr="003F2955">
        <w:rPr>
          <w:rFonts w:ascii="Times New Roman" w:hAnsi="Times New Roman" w:cs="Times New Roman"/>
          <w:color w:val="000000" w:themeColor="text1"/>
          <w:sz w:val="24"/>
        </w:rPr>
        <w:lastRenderedPageBreak/>
        <w:t xml:space="preserve">Figura </w:t>
      </w:r>
      <w:ins w:id="369" w:author="DRAGO LAYMANN" w:date="2017-04-01T20:34:00Z">
        <w:r w:rsidR="000010BD">
          <w:rPr>
            <w:rFonts w:ascii="Times New Roman" w:hAnsi="Times New Roman" w:cs="Times New Roman"/>
            <w:color w:val="000000" w:themeColor="text1"/>
            <w:sz w:val="24"/>
          </w:rPr>
          <w:fldChar w:fldCharType="begin"/>
        </w:r>
        <w:r w:rsidR="000010BD">
          <w:rPr>
            <w:rFonts w:ascii="Times New Roman" w:hAnsi="Times New Roman" w:cs="Times New Roman"/>
            <w:color w:val="000000" w:themeColor="text1"/>
            <w:sz w:val="24"/>
          </w:rPr>
          <w:instrText xml:space="preserve"> SEQ Figura \* ARABIC </w:instrText>
        </w:r>
      </w:ins>
      <w:r w:rsidR="000010BD">
        <w:rPr>
          <w:rFonts w:ascii="Times New Roman" w:hAnsi="Times New Roman" w:cs="Times New Roman"/>
          <w:color w:val="000000" w:themeColor="text1"/>
          <w:sz w:val="24"/>
        </w:rPr>
        <w:fldChar w:fldCharType="separate"/>
      </w:r>
      <w:ins w:id="370" w:author="DRAGO LAYMANN" w:date="2017-04-01T20:34:00Z">
        <w:r w:rsidR="000010BD">
          <w:rPr>
            <w:rFonts w:ascii="Times New Roman" w:hAnsi="Times New Roman" w:cs="Times New Roman"/>
            <w:noProof/>
            <w:color w:val="000000" w:themeColor="text1"/>
            <w:sz w:val="24"/>
          </w:rPr>
          <w:t>6</w:t>
        </w:r>
        <w:r w:rsidR="000010BD">
          <w:rPr>
            <w:rFonts w:ascii="Times New Roman" w:hAnsi="Times New Roman" w:cs="Times New Roman"/>
            <w:color w:val="000000" w:themeColor="text1"/>
            <w:sz w:val="24"/>
          </w:rPr>
          <w:fldChar w:fldCharType="end"/>
        </w:r>
      </w:ins>
      <w:del w:id="371" w:author="DRAGO LAYMANN" w:date="2017-04-01T20:34:00Z">
        <w:r w:rsidRPr="003F2955" w:rsidDel="000010BD">
          <w:rPr>
            <w:rFonts w:ascii="Times New Roman" w:hAnsi="Times New Roman" w:cs="Times New Roman"/>
            <w:color w:val="000000" w:themeColor="text1"/>
            <w:sz w:val="24"/>
          </w:rPr>
          <w:fldChar w:fldCharType="begin"/>
        </w:r>
        <w:r w:rsidRPr="003F2955" w:rsidDel="000010BD">
          <w:rPr>
            <w:rFonts w:ascii="Times New Roman" w:hAnsi="Times New Roman" w:cs="Times New Roman"/>
            <w:color w:val="000000" w:themeColor="text1"/>
            <w:sz w:val="24"/>
          </w:rPr>
          <w:delInstrText xml:space="preserve"> SEQ Figura \* ARABIC </w:delInstrText>
        </w:r>
        <w:r w:rsidRPr="003F2955" w:rsidDel="000010BD">
          <w:rPr>
            <w:rFonts w:ascii="Times New Roman" w:hAnsi="Times New Roman" w:cs="Times New Roman"/>
            <w:color w:val="000000" w:themeColor="text1"/>
            <w:sz w:val="24"/>
          </w:rPr>
          <w:fldChar w:fldCharType="separate"/>
        </w:r>
        <w:r w:rsidR="00E368B6" w:rsidDel="000010BD">
          <w:rPr>
            <w:rFonts w:ascii="Times New Roman" w:hAnsi="Times New Roman" w:cs="Times New Roman"/>
            <w:noProof/>
            <w:color w:val="000000" w:themeColor="text1"/>
            <w:sz w:val="24"/>
          </w:rPr>
          <w:delText>6</w:delText>
        </w:r>
        <w:r w:rsidRPr="003F2955" w:rsidDel="000010BD">
          <w:rPr>
            <w:rFonts w:ascii="Times New Roman" w:hAnsi="Times New Roman" w:cs="Times New Roman"/>
            <w:noProof/>
            <w:color w:val="000000" w:themeColor="text1"/>
            <w:sz w:val="24"/>
          </w:rPr>
          <w:fldChar w:fldCharType="end"/>
        </w:r>
      </w:del>
      <w:r w:rsidRPr="003F2955">
        <w:rPr>
          <w:rFonts w:ascii="Times New Roman" w:hAnsi="Times New Roman" w:cs="Times New Roman"/>
          <w:color w:val="000000" w:themeColor="text1"/>
          <w:sz w:val="24"/>
        </w:rPr>
        <w:t xml:space="preserve"> - Lançamento no Caixa</w:t>
      </w:r>
      <w:bookmarkEnd w:id="368"/>
    </w:p>
    <w:p w:rsidR="004C6EBE" w:rsidRPr="0086459D" w:rsidRDefault="002168A5" w:rsidP="004C6EBE">
      <w:pPr>
        <w:pStyle w:val="NormalWeb"/>
        <w:keepNext/>
        <w:spacing w:before="0" w:beforeAutospacing="0" w:after="0" w:afterAutospacing="0" w:line="360" w:lineRule="auto"/>
      </w:pPr>
      <w:r>
        <w:rPr>
          <w:sz w:val="22"/>
          <w:szCs w:val="22"/>
        </w:rPr>
        <w:pict w14:anchorId="4A3DF021">
          <v:shape id="_x0000_i1097" type="#_x0000_t75" style="width:409.5pt;height:299.25pt">
            <v:imagedata r:id="rId15" o:title="caixaLancado"/>
          </v:shape>
        </w:pict>
      </w:r>
    </w:p>
    <w:p w:rsidR="003F2955" w:rsidRDefault="003F2955" w:rsidP="003F2955">
      <w:pPr>
        <w:pStyle w:val="Legenda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FONTE: Elaboração própria</w:t>
      </w:r>
    </w:p>
    <w:p w:rsidR="003F2955" w:rsidRPr="003F2955" w:rsidRDefault="003F2955" w:rsidP="003F29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Descrição: Ao acessar o módulo de caixa a janela de caixa do sistema será aberta onde o usuário efetua os lançamentos de entradas e saídas de dinheiro.</w:t>
      </w:r>
    </w:p>
    <w:p w:rsidR="003F2955" w:rsidRPr="0086459D" w:rsidRDefault="003F2955" w:rsidP="00400A7C">
      <w:pPr>
        <w:pStyle w:val="NormalWeb"/>
        <w:spacing w:before="0" w:beforeAutospacing="0" w:after="0" w:afterAutospacing="0" w:line="360" w:lineRule="auto"/>
        <w:rPr>
          <w:sz w:val="22"/>
          <w:szCs w:val="22"/>
        </w:rPr>
        <w:sectPr w:rsidR="003F2955" w:rsidRPr="0086459D" w:rsidSect="00FC6579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:rsidR="004C0665" w:rsidRPr="003F2955" w:rsidRDefault="0016195E" w:rsidP="00ED0602">
      <w:pPr>
        <w:pStyle w:val="Ttulo1"/>
        <w:numPr>
          <w:ilvl w:val="0"/>
          <w:numId w:val="2"/>
        </w:numPr>
        <w:rPr>
          <w:rFonts w:ascii="Times New Roman" w:hAnsi="Times New Roman" w:cs="Times New Roman"/>
          <w:color w:val="auto"/>
        </w:rPr>
      </w:pPr>
      <w:bookmarkStart w:id="372" w:name="_Toc478842387"/>
      <w:r w:rsidRPr="003F2955">
        <w:rPr>
          <w:rFonts w:ascii="Times New Roman" w:hAnsi="Times New Roman" w:cs="Times New Roman"/>
          <w:color w:val="auto"/>
        </w:rPr>
        <w:lastRenderedPageBreak/>
        <w:t>ENGENHARIA DE REQUISITOS</w:t>
      </w:r>
      <w:bookmarkEnd w:id="372"/>
    </w:p>
    <w:p w:rsidR="00ED0602" w:rsidRPr="0086459D" w:rsidRDefault="00ED0602" w:rsidP="00ED0602">
      <w:pPr>
        <w:pStyle w:val="PargrafodaLista"/>
        <w:rPr>
          <w:rFonts w:ascii="Times New Roman" w:hAnsi="Times New Roman" w:cs="Times New Roman"/>
        </w:rPr>
      </w:pPr>
    </w:p>
    <w:p w:rsidR="00ED0602" w:rsidRPr="0086459D" w:rsidRDefault="00ED0602" w:rsidP="00ED0602">
      <w:pPr>
        <w:pStyle w:val="PargrafodaLista"/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6459D">
        <w:rPr>
          <w:rFonts w:ascii="Times New Roman" w:hAnsi="Times New Roman" w:cs="Times New Roman"/>
          <w:sz w:val="24"/>
          <w:szCs w:val="24"/>
        </w:rPr>
        <w:t>Para melhor entender a situação atual e o problema em questão foram utilizadas técnicas de elicitação que compõem a Engenharia de Requisitos.</w:t>
      </w:r>
    </w:p>
    <w:p w:rsidR="00ED0602" w:rsidRPr="0086459D" w:rsidRDefault="00ED0602" w:rsidP="00ED0602">
      <w:pPr>
        <w:pStyle w:val="PargrafodaLista"/>
        <w:spacing w:after="0" w:line="240" w:lineRule="auto"/>
        <w:ind w:left="2268"/>
        <w:jc w:val="both"/>
        <w:rPr>
          <w:rFonts w:ascii="Times New Roman" w:hAnsi="Times New Roman" w:cs="Times New Roman"/>
        </w:rPr>
      </w:pPr>
    </w:p>
    <w:p w:rsidR="00ED0602" w:rsidRPr="0086459D" w:rsidRDefault="0016195E" w:rsidP="00ED0602">
      <w:pPr>
        <w:pStyle w:val="PargrafodaLista"/>
        <w:spacing w:after="0" w:line="240" w:lineRule="auto"/>
        <w:ind w:left="2268"/>
        <w:jc w:val="both"/>
        <w:rPr>
          <w:rFonts w:ascii="Times New Roman" w:hAnsi="Times New Roman" w:cs="Times New Roman"/>
        </w:rPr>
      </w:pPr>
      <w:r w:rsidRPr="0016195E">
        <w:rPr>
          <w:rFonts w:ascii="Times New Roman" w:hAnsi="Times New Roman" w:cs="Times New Roman"/>
        </w:rPr>
        <w:t>A Engenharia de Requisitos pode ser definida como uma disciplina da Engenharia de Software que consiste no uso sistemático e repetitivo de técnicas para cobrir atividades de obtenção, documentação e manutenção de um conjunto de requisitos para software que atendam aos objetivos de negócio e sejam de qualidade.  (VAZQUEZ, SIMÕES, 2016).</w:t>
      </w:r>
    </w:p>
    <w:p w:rsidR="00D45995" w:rsidRPr="0086459D" w:rsidRDefault="00D45995" w:rsidP="00ED0602">
      <w:pPr>
        <w:pStyle w:val="PargrafodaLista"/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BD5C7C" w:rsidRPr="0086459D" w:rsidRDefault="0016195E" w:rsidP="00ED0602">
      <w:pPr>
        <w:pStyle w:val="PargrafodaLista"/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16195E">
        <w:rPr>
          <w:rFonts w:ascii="Times New Roman" w:hAnsi="Times New Roman" w:cs="Times New Roman"/>
          <w:sz w:val="24"/>
          <w:szCs w:val="24"/>
        </w:rPr>
        <w:t>As técnicas de elicitação utilizadas para o levantamento de requisitos foram: entrevistas com o auxílio de questionários e reuniões. Ao marcar a entrevista foi elaborado um questionário inicial, porém conforme o andamento da entrevista, mais perguntas relevantes foram surgindo. Através da entrevista foi possível levantar os requisitos funcionais e não funcionais iniciais para começar o planejamento de roteiro para o projeto. Além da reunião de entrevista foram feitas mais duas reuniões: elicitação de requisitos e confirmação dos mesmos para o projeto.</w:t>
      </w:r>
    </w:p>
    <w:p w:rsidR="00382B6D" w:rsidRDefault="00382B6D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BD5C7C" w:rsidRDefault="0016195E" w:rsidP="00E368B6">
      <w:pPr>
        <w:pStyle w:val="Ttulo1"/>
        <w:numPr>
          <w:ilvl w:val="1"/>
          <w:numId w:val="2"/>
        </w:numPr>
        <w:ind w:left="805" w:hanging="448"/>
        <w:rPr>
          <w:rFonts w:ascii="Times New Roman" w:hAnsi="Times New Roman" w:cs="Times New Roman"/>
          <w:color w:val="auto"/>
        </w:rPr>
      </w:pPr>
      <w:bookmarkStart w:id="373" w:name="_Toc478842388"/>
      <w:r w:rsidRPr="00382B6D">
        <w:rPr>
          <w:rFonts w:ascii="Times New Roman" w:hAnsi="Times New Roman" w:cs="Times New Roman"/>
          <w:color w:val="auto"/>
        </w:rPr>
        <w:lastRenderedPageBreak/>
        <w:t>Diagrama de Caso de Uso</w:t>
      </w:r>
      <w:bookmarkEnd w:id="373"/>
    </w:p>
    <w:p w:rsidR="00E368B6" w:rsidRDefault="00E368B6" w:rsidP="00E368B6">
      <w:pPr>
        <w:pStyle w:val="Legenda"/>
      </w:pPr>
      <w:bookmarkStart w:id="374" w:name="_Toc466914791"/>
      <w:bookmarkStart w:id="375" w:name="_Toc466915168"/>
    </w:p>
    <w:p w:rsidR="00E368B6" w:rsidRPr="00E368B6" w:rsidRDefault="00E368B6" w:rsidP="00E368B6">
      <w:pPr>
        <w:pStyle w:val="Legenda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76" w:name="_Toc478842431"/>
      <w:r w:rsidRPr="00E368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Figura </w:t>
      </w:r>
      <w:ins w:id="377" w:author="DRAGO LAYMANN" w:date="2017-04-01T20:34:00Z">
        <w:r w:rsidR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 xml:space="preserve"> SEQ Figura \* ARABIC </w:instrText>
        </w:r>
      </w:ins>
      <w:r w:rsidR="000010B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ins w:id="378" w:author="DRAGO LAYMANN" w:date="2017-04-01T20:34:00Z">
        <w:r w:rsidR="000010BD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t>7</w:t>
        </w:r>
        <w:r w:rsidR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ins>
      <w:del w:id="379" w:author="DRAGO LAYMANN" w:date="2017-04-01T20:34:00Z">
        <w:r w:rsidRPr="00E368B6" w:rsidDel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E368B6" w:rsidDel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delInstrText xml:space="preserve"> SEQ Figura \* ARABIC </w:delInstrText>
        </w:r>
        <w:r w:rsidRPr="00E368B6" w:rsidDel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Pr="00E368B6" w:rsidDel="000010BD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delText>7</w:delText>
        </w:r>
        <w:r w:rsidRPr="00E368B6" w:rsidDel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del>
      <w:r w:rsidRPr="00E368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Diagrama de Caso de Uso</w:t>
      </w:r>
      <w:bookmarkEnd w:id="376"/>
    </w:p>
    <w:p w:rsidR="003F2955" w:rsidRPr="00382B6D" w:rsidRDefault="00AD0A76" w:rsidP="00E368B6">
      <w:pPr>
        <w:pStyle w:val="Legenda"/>
        <w:rPr>
          <w:rFonts w:ascii="Times New Roman" w:hAnsi="Times New Roman" w:cs="Times New Roman"/>
          <w:color w:val="000000" w:themeColor="text1"/>
          <w:sz w:val="24"/>
          <w:szCs w:val="24"/>
        </w:rPr>
      </w:pPr>
      <w:ins w:id="380" w:author="DRAGO LAYMANN" w:date="2017-04-01T20:21:00Z">
        <w:r>
          <w:rPr>
            <w:noProof/>
            <w:lang w:eastAsia="pt-BR"/>
          </w:rPr>
          <w:drawing>
            <wp:inline distT="0" distB="0" distL="0" distR="0">
              <wp:extent cx="5760085" cy="6706858"/>
              <wp:effectExtent l="0" t="0" r="0" b="0"/>
              <wp:docPr id="2" name="Imagem 2" descr="C:\Users\drago\AppData\Local\Microsoft\Windows\INetCache\Content.Word\Loja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1" descr="C:\Users\drago\AppData\Local\Microsoft\Windows\INetCache\Content.Word\Loja.png"/>
                      <pic:cNvPicPr>
                        <a:picLocks noChangeAspect="1" noChangeArrowheads="1"/>
                      </pic:cNvPicPr>
                    </pic:nvPicPr>
                    <pic:blipFill>
                      <a:blip r:embed="rId1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60085" cy="670685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381" w:author="DRAGO LAYMANN" w:date="2017-04-01T20:21:00Z">
        <w:r w:rsidR="002168A5" w:rsidDel="00AD0A76">
          <w:pict>
            <v:shape id="_x0000_i1098" type="#_x0000_t75" style="width:453.75pt;height:528pt">
              <v:imagedata r:id="rId17" o:title="Loja"/>
            </v:shape>
          </w:pict>
        </w:r>
      </w:del>
      <w:bookmarkEnd w:id="374"/>
      <w:bookmarkEnd w:id="375"/>
    </w:p>
    <w:p w:rsidR="003F2955" w:rsidRDefault="003F2955" w:rsidP="003F2955">
      <w:pPr>
        <w:pStyle w:val="Legenda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FONTE: Elaboração própria</w:t>
      </w:r>
    </w:p>
    <w:p w:rsidR="003F2955" w:rsidRDefault="003F2955" w:rsidP="003F2955"/>
    <w:p w:rsidR="00382B6D" w:rsidRDefault="00382B6D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DE017F" w:rsidRPr="003F2955" w:rsidRDefault="0016195E" w:rsidP="00DE017F">
      <w:pPr>
        <w:pStyle w:val="Ttulo1"/>
        <w:numPr>
          <w:ilvl w:val="1"/>
          <w:numId w:val="2"/>
        </w:numPr>
        <w:rPr>
          <w:rFonts w:ascii="Times New Roman" w:hAnsi="Times New Roman" w:cs="Times New Roman"/>
          <w:color w:val="auto"/>
        </w:rPr>
      </w:pPr>
      <w:bookmarkStart w:id="382" w:name="_Toc478842389"/>
      <w:r w:rsidRPr="003F2955">
        <w:rPr>
          <w:rFonts w:ascii="Times New Roman" w:hAnsi="Times New Roman" w:cs="Times New Roman"/>
          <w:color w:val="auto"/>
        </w:rPr>
        <w:lastRenderedPageBreak/>
        <w:t>Diagrama de Classe</w:t>
      </w:r>
      <w:bookmarkEnd w:id="382"/>
    </w:p>
    <w:p w:rsidR="00382B6D" w:rsidRDefault="00382B6D" w:rsidP="003F2955">
      <w:pPr>
        <w:pStyle w:val="Legenda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95634" w:rsidRDefault="0016195E" w:rsidP="003F2955">
      <w:pPr>
        <w:pStyle w:val="Legenda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383" w:name="_Toc478842432"/>
      <w:r w:rsidRPr="003F29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Figura </w:t>
      </w:r>
      <w:ins w:id="384" w:author="DRAGO LAYMANN" w:date="2017-04-01T20:34:00Z">
        <w:r w:rsidR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instrText xml:space="preserve"> SEQ Figura \* ARABIC </w:instrText>
        </w:r>
      </w:ins>
      <w:r w:rsidR="000010B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ins w:id="385" w:author="DRAGO LAYMANN" w:date="2017-04-01T20:34:00Z">
        <w:r w:rsidR="000010BD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t>8</w:t>
        </w:r>
        <w:r w:rsidR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ins>
      <w:del w:id="386" w:author="DRAGO LAYMANN" w:date="2017-04-01T20:34:00Z">
        <w:r w:rsidRPr="003F2955" w:rsidDel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begin"/>
        </w:r>
        <w:r w:rsidRPr="003F2955" w:rsidDel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delInstrText xml:space="preserve"> SEQ Figura \* ARABIC </w:delInstrText>
        </w:r>
        <w:r w:rsidRPr="003F2955" w:rsidDel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separate"/>
        </w:r>
        <w:r w:rsidR="00E368B6" w:rsidDel="000010BD">
          <w:rPr>
            <w:rFonts w:ascii="Times New Roman" w:hAnsi="Times New Roman" w:cs="Times New Roman"/>
            <w:noProof/>
            <w:color w:val="000000" w:themeColor="text1"/>
            <w:sz w:val="24"/>
            <w:szCs w:val="24"/>
          </w:rPr>
          <w:delText>8</w:delText>
        </w:r>
        <w:r w:rsidRPr="003F2955" w:rsidDel="000010BD">
          <w:rPr>
            <w:rFonts w:ascii="Times New Roman" w:hAnsi="Times New Roman" w:cs="Times New Roman"/>
            <w:color w:val="000000" w:themeColor="text1"/>
            <w:sz w:val="24"/>
            <w:szCs w:val="24"/>
          </w:rPr>
          <w:fldChar w:fldCharType="end"/>
        </w:r>
      </w:del>
      <w:r w:rsidRPr="003F295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Diagrama de Classe</w:t>
      </w:r>
      <w:bookmarkEnd w:id="383"/>
    </w:p>
    <w:p w:rsidR="00382B6D" w:rsidRDefault="00AD0A76" w:rsidP="00382B6D">
      <w:ins w:id="387" w:author="DRAGO LAYMANN" w:date="2017-04-01T20:22:00Z">
        <w:r>
          <w:rPr>
            <w:noProof/>
            <w:lang w:eastAsia="pt-BR"/>
          </w:rPr>
          <w:drawing>
            <wp:inline distT="0" distB="0" distL="0" distR="0">
              <wp:extent cx="5760085" cy="6578108"/>
              <wp:effectExtent l="0" t="0" r="0" b="0"/>
              <wp:docPr id="3" name="Imagem 3" descr="C:\Users\drago\AppData\Local\Microsoft\Windows\INetCache\Content.Word\Class Diagram0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4" descr="C:\Users\drago\AppData\Local\Microsoft\Windows\INetCache\Content.Word\Class Diagram0.png"/>
                      <pic:cNvPicPr>
                        <a:picLocks noChangeAspect="1" noChangeArrowheads="1"/>
                      </pic:cNvPicPr>
                    </pic:nvPicPr>
                    <pic:blipFill>
                      <a:blip r:embed="rId18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60085" cy="6578108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388" w:author="DRAGO LAYMANN" w:date="2017-04-01T20:22:00Z">
        <w:r w:rsidR="002168A5" w:rsidDel="00AD0A76">
          <w:pict>
            <v:shape id="_x0000_i1100" type="#_x0000_t75" style="width:452.25pt;height:516.75pt">
              <v:imagedata r:id="rId19" o:title="lojai"/>
            </v:shape>
          </w:pict>
        </w:r>
      </w:del>
    </w:p>
    <w:p w:rsidR="00382B6D" w:rsidRDefault="00382B6D" w:rsidP="00382B6D">
      <w:pPr>
        <w:pStyle w:val="Legenda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FONTE: Elaboração própria</w:t>
      </w:r>
    </w:p>
    <w:p w:rsidR="0005793B" w:rsidRDefault="0005793B">
      <w:pPr>
        <w:rPr>
          <w:ins w:id="389" w:author="DRAGO LAYMANN" w:date="2017-04-01T20:25:00Z"/>
        </w:rPr>
      </w:pPr>
      <w:ins w:id="390" w:author="DRAGO LAYMANN" w:date="2017-04-01T20:25:00Z">
        <w:r>
          <w:br w:type="page"/>
        </w:r>
      </w:ins>
    </w:p>
    <w:p w:rsidR="0005793B" w:rsidRPr="0005793B" w:rsidRDefault="0005793B" w:rsidP="0005793B">
      <w:pPr>
        <w:pStyle w:val="PargrafodaLista"/>
        <w:keepNext/>
        <w:keepLines/>
        <w:numPr>
          <w:ilvl w:val="0"/>
          <w:numId w:val="4"/>
        </w:numPr>
        <w:spacing w:before="480" w:after="0"/>
        <w:contextualSpacing w:val="0"/>
        <w:outlineLvl w:val="0"/>
        <w:rPr>
          <w:ins w:id="391" w:author="DRAGO LAYMANN" w:date="2017-04-01T20:26:00Z"/>
          <w:rFonts w:ascii="Times New Roman" w:eastAsiaTheme="majorEastAsia" w:hAnsi="Times New Roman" w:cs="Times New Roman"/>
          <w:b/>
          <w:bCs/>
          <w:vanish/>
          <w:sz w:val="28"/>
          <w:szCs w:val="28"/>
        </w:rPr>
      </w:pPr>
      <w:bookmarkStart w:id="392" w:name="_Toc478841728"/>
      <w:bookmarkStart w:id="393" w:name="_Toc478842282"/>
      <w:bookmarkStart w:id="394" w:name="_Toc478842390"/>
      <w:bookmarkEnd w:id="392"/>
      <w:bookmarkEnd w:id="393"/>
      <w:bookmarkEnd w:id="394"/>
    </w:p>
    <w:p w:rsidR="0005793B" w:rsidRPr="0005793B" w:rsidRDefault="0005793B" w:rsidP="0005793B">
      <w:pPr>
        <w:pStyle w:val="PargrafodaLista"/>
        <w:keepNext/>
        <w:keepLines/>
        <w:numPr>
          <w:ilvl w:val="0"/>
          <w:numId w:val="4"/>
        </w:numPr>
        <w:spacing w:before="480" w:after="0"/>
        <w:contextualSpacing w:val="0"/>
        <w:outlineLvl w:val="0"/>
        <w:rPr>
          <w:ins w:id="395" w:author="DRAGO LAYMANN" w:date="2017-04-01T20:26:00Z"/>
          <w:rFonts w:ascii="Times New Roman" w:eastAsiaTheme="majorEastAsia" w:hAnsi="Times New Roman" w:cs="Times New Roman"/>
          <w:b/>
          <w:bCs/>
          <w:vanish/>
          <w:sz w:val="28"/>
          <w:szCs w:val="28"/>
        </w:rPr>
      </w:pPr>
      <w:bookmarkStart w:id="396" w:name="_Toc478841729"/>
      <w:bookmarkStart w:id="397" w:name="_Toc478842283"/>
      <w:bookmarkStart w:id="398" w:name="_Toc478842391"/>
      <w:bookmarkEnd w:id="396"/>
      <w:bookmarkEnd w:id="397"/>
      <w:bookmarkEnd w:id="398"/>
    </w:p>
    <w:p w:rsidR="0005793B" w:rsidRPr="0005793B" w:rsidRDefault="0005793B" w:rsidP="0005793B">
      <w:pPr>
        <w:pStyle w:val="PargrafodaLista"/>
        <w:keepNext/>
        <w:keepLines/>
        <w:numPr>
          <w:ilvl w:val="0"/>
          <w:numId w:val="4"/>
        </w:numPr>
        <w:spacing w:before="480" w:after="0"/>
        <w:contextualSpacing w:val="0"/>
        <w:outlineLvl w:val="0"/>
        <w:rPr>
          <w:ins w:id="399" w:author="DRAGO LAYMANN" w:date="2017-04-01T20:26:00Z"/>
          <w:rFonts w:ascii="Times New Roman" w:eastAsiaTheme="majorEastAsia" w:hAnsi="Times New Roman" w:cs="Times New Roman"/>
          <w:b/>
          <w:bCs/>
          <w:vanish/>
          <w:sz w:val="28"/>
          <w:szCs w:val="28"/>
        </w:rPr>
      </w:pPr>
      <w:bookmarkStart w:id="400" w:name="_Toc478841730"/>
      <w:bookmarkStart w:id="401" w:name="_Toc478842284"/>
      <w:bookmarkStart w:id="402" w:name="_Toc478842392"/>
      <w:bookmarkEnd w:id="400"/>
      <w:bookmarkEnd w:id="401"/>
      <w:bookmarkEnd w:id="402"/>
    </w:p>
    <w:p w:rsidR="0005793B" w:rsidRPr="0005793B" w:rsidRDefault="0005793B" w:rsidP="0005793B">
      <w:pPr>
        <w:pStyle w:val="PargrafodaLista"/>
        <w:keepNext/>
        <w:keepLines/>
        <w:numPr>
          <w:ilvl w:val="1"/>
          <w:numId w:val="4"/>
        </w:numPr>
        <w:spacing w:before="480" w:after="0"/>
        <w:contextualSpacing w:val="0"/>
        <w:outlineLvl w:val="0"/>
        <w:rPr>
          <w:ins w:id="403" w:author="DRAGO LAYMANN" w:date="2017-04-01T20:26:00Z"/>
          <w:rFonts w:ascii="Times New Roman" w:eastAsiaTheme="majorEastAsia" w:hAnsi="Times New Roman" w:cs="Times New Roman"/>
          <w:b/>
          <w:bCs/>
          <w:vanish/>
          <w:sz w:val="28"/>
          <w:szCs w:val="28"/>
        </w:rPr>
      </w:pPr>
      <w:bookmarkStart w:id="404" w:name="_Toc478841731"/>
      <w:bookmarkStart w:id="405" w:name="_Toc478842285"/>
      <w:bookmarkStart w:id="406" w:name="_Toc478842393"/>
      <w:bookmarkEnd w:id="404"/>
      <w:bookmarkEnd w:id="405"/>
      <w:bookmarkEnd w:id="406"/>
    </w:p>
    <w:p w:rsidR="0005793B" w:rsidRPr="0005793B" w:rsidRDefault="0005793B" w:rsidP="0005793B">
      <w:pPr>
        <w:pStyle w:val="PargrafodaLista"/>
        <w:keepNext/>
        <w:keepLines/>
        <w:numPr>
          <w:ilvl w:val="1"/>
          <w:numId w:val="4"/>
        </w:numPr>
        <w:spacing w:before="480" w:after="0"/>
        <w:contextualSpacing w:val="0"/>
        <w:outlineLvl w:val="0"/>
        <w:rPr>
          <w:ins w:id="407" w:author="DRAGO LAYMANN" w:date="2017-04-01T20:26:00Z"/>
          <w:rFonts w:ascii="Times New Roman" w:eastAsiaTheme="majorEastAsia" w:hAnsi="Times New Roman" w:cs="Times New Roman"/>
          <w:b/>
          <w:bCs/>
          <w:vanish/>
          <w:sz w:val="28"/>
          <w:szCs w:val="28"/>
        </w:rPr>
      </w:pPr>
      <w:bookmarkStart w:id="408" w:name="_Toc478841732"/>
      <w:bookmarkStart w:id="409" w:name="_Toc478842286"/>
      <w:bookmarkStart w:id="410" w:name="_Toc478842394"/>
      <w:bookmarkEnd w:id="408"/>
      <w:bookmarkEnd w:id="409"/>
      <w:bookmarkEnd w:id="410"/>
    </w:p>
    <w:p w:rsidR="0005793B" w:rsidRDefault="0005793B" w:rsidP="0005793B">
      <w:pPr>
        <w:pStyle w:val="Ttulo1"/>
        <w:numPr>
          <w:ilvl w:val="1"/>
          <w:numId w:val="4"/>
        </w:numPr>
        <w:rPr>
          <w:ins w:id="411" w:author="DRAGO LAYMANN" w:date="2017-04-01T20:33:00Z"/>
          <w:rFonts w:ascii="Times New Roman" w:hAnsi="Times New Roman" w:cs="Times New Roman"/>
          <w:color w:val="auto"/>
        </w:rPr>
        <w:pPrChange w:id="412" w:author="DRAGO LAYMANN" w:date="2017-04-01T20:26:00Z">
          <w:pPr>
            <w:pStyle w:val="Ttulo1"/>
            <w:numPr>
              <w:ilvl w:val="1"/>
              <w:numId w:val="4"/>
            </w:numPr>
            <w:ind w:left="810" w:hanging="450"/>
          </w:pPr>
        </w:pPrChange>
      </w:pPr>
      <w:bookmarkStart w:id="413" w:name="_Toc478842395"/>
      <w:ins w:id="414" w:author="DRAGO LAYMANN" w:date="2017-04-01T20:25:00Z">
        <w:r>
          <w:rPr>
            <w:rFonts w:ascii="Times New Roman" w:hAnsi="Times New Roman" w:cs="Times New Roman"/>
            <w:color w:val="auto"/>
          </w:rPr>
          <w:t>Diagrama Entidade R</w:t>
        </w:r>
        <w:r w:rsidRPr="003F2955">
          <w:rPr>
            <w:rFonts w:ascii="Times New Roman" w:hAnsi="Times New Roman" w:cs="Times New Roman"/>
            <w:color w:val="auto"/>
          </w:rPr>
          <w:t>e</w:t>
        </w:r>
      </w:ins>
      <w:ins w:id="415" w:author="DRAGO LAYMANN" w:date="2017-04-01T20:32:00Z">
        <w:r>
          <w:rPr>
            <w:rFonts w:ascii="Times New Roman" w:hAnsi="Times New Roman" w:cs="Times New Roman"/>
            <w:color w:val="auto"/>
          </w:rPr>
          <w:t xml:space="preserve">lacionamento </w:t>
        </w:r>
      </w:ins>
      <w:ins w:id="416" w:author="DRAGO LAYMANN" w:date="2017-04-01T20:33:00Z">
        <w:r w:rsidR="000010BD">
          <w:rPr>
            <w:rFonts w:ascii="Times New Roman" w:hAnsi="Times New Roman" w:cs="Times New Roman"/>
            <w:color w:val="auto"/>
          </w:rPr>
          <w:t>–</w:t>
        </w:r>
      </w:ins>
      <w:ins w:id="417" w:author="DRAGO LAYMANN" w:date="2017-04-01T20:32:00Z">
        <w:r>
          <w:rPr>
            <w:rFonts w:ascii="Times New Roman" w:hAnsi="Times New Roman" w:cs="Times New Roman"/>
            <w:color w:val="auto"/>
          </w:rPr>
          <w:t xml:space="preserve"> DER</w:t>
        </w:r>
      </w:ins>
      <w:bookmarkEnd w:id="413"/>
    </w:p>
    <w:p w:rsidR="000010BD" w:rsidRPr="000010BD" w:rsidRDefault="000010BD" w:rsidP="000010BD">
      <w:pPr>
        <w:rPr>
          <w:ins w:id="418" w:author="DRAGO LAYMANN" w:date="2017-04-01T20:26:00Z"/>
          <w:rPrChange w:id="419" w:author="DRAGO LAYMANN" w:date="2017-04-01T20:33:00Z">
            <w:rPr>
              <w:ins w:id="420" w:author="DRAGO LAYMANN" w:date="2017-04-01T20:26:00Z"/>
              <w:rFonts w:ascii="Times New Roman" w:hAnsi="Times New Roman" w:cs="Times New Roman"/>
              <w:color w:val="auto"/>
            </w:rPr>
          </w:rPrChange>
        </w:rPr>
        <w:pPrChange w:id="421" w:author="DRAGO LAYMANN" w:date="2017-04-01T20:33:00Z">
          <w:pPr>
            <w:pStyle w:val="Ttulo1"/>
            <w:numPr>
              <w:ilvl w:val="1"/>
              <w:numId w:val="4"/>
            </w:numPr>
            <w:ind w:left="810" w:hanging="450"/>
          </w:pPr>
        </w:pPrChange>
      </w:pPr>
    </w:p>
    <w:p w:rsidR="000010BD" w:rsidRPr="000010BD" w:rsidRDefault="000010BD" w:rsidP="000010BD">
      <w:pPr>
        <w:pStyle w:val="Legenda"/>
        <w:keepNext/>
        <w:rPr>
          <w:ins w:id="422" w:author="DRAGO LAYMANN" w:date="2017-04-01T20:34:00Z"/>
          <w:rFonts w:ascii="Times New Roman" w:hAnsi="Times New Roman" w:cs="Times New Roman"/>
          <w:color w:val="000000" w:themeColor="text1"/>
          <w:sz w:val="24"/>
          <w:szCs w:val="24"/>
          <w:rPrChange w:id="423" w:author="DRAGO LAYMANN" w:date="2017-04-01T20:34:00Z">
            <w:rPr>
              <w:ins w:id="424" w:author="DRAGO LAYMANN" w:date="2017-04-01T20:34:00Z"/>
            </w:rPr>
          </w:rPrChange>
        </w:rPr>
        <w:pPrChange w:id="425" w:author="DRAGO LAYMANN" w:date="2017-04-01T20:34:00Z">
          <w:pPr>
            <w:pStyle w:val="Legenda"/>
          </w:pPr>
        </w:pPrChange>
      </w:pPr>
      <w:bookmarkStart w:id="426" w:name="_Toc478842433"/>
      <w:ins w:id="427" w:author="DRAGO LAYMANN" w:date="2017-04-01T20:34:00Z">
        <w:r w:rsidRPr="000010BD">
          <w:rPr>
            <w:rFonts w:ascii="Times New Roman" w:hAnsi="Times New Roman" w:cs="Times New Roman"/>
            <w:color w:val="000000" w:themeColor="text1"/>
            <w:sz w:val="24"/>
            <w:szCs w:val="24"/>
            <w:rPrChange w:id="428" w:author="DRAGO LAYMANN" w:date="2017-04-01T20:34:00Z">
              <w:rPr/>
            </w:rPrChange>
          </w:rPr>
          <w:t xml:space="preserve">Figura </w:t>
        </w:r>
        <w:r w:rsidRPr="000010BD">
          <w:rPr>
            <w:rFonts w:ascii="Times New Roman" w:hAnsi="Times New Roman" w:cs="Times New Roman"/>
            <w:color w:val="000000" w:themeColor="text1"/>
            <w:sz w:val="24"/>
            <w:szCs w:val="24"/>
            <w:rPrChange w:id="429" w:author="DRAGO LAYMANN" w:date="2017-04-01T20:34:00Z">
              <w:rPr/>
            </w:rPrChange>
          </w:rPr>
          <w:fldChar w:fldCharType="begin"/>
        </w:r>
        <w:r w:rsidRPr="000010BD">
          <w:rPr>
            <w:rFonts w:ascii="Times New Roman" w:hAnsi="Times New Roman" w:cs="Times New Roman"/>
            <w:color w:val="000000" w:themeColor="text1"/>
            <w:sz w:val="24"/>
            <w:szCs w:val="24"/>
            <w:rPrChange w:id="430" w:author="DRAGO LAYMANN" w:date="2017-04-01T20:34:00Z">
              <w:rPr/>
            </w:rPrChange>
          </w:rPr>
          <w:instrText xml:space="preserve"> SEQ Figura \* ARABIC </w:instrText>
        </w:r>
      </w:ins>
      <w:r w:rsidRPr="000010BD">
        <w:rPr>
          <w:rFonts w:ascii="Times New Roman" w:hAnsi="Times New Roman" w:cs="Times New Roman"/>
          <w:color w:val="000000" w:themeColor="text1"/>
          <w:sz w:val="24"/>
          <w:szCs w:val="24"/>
          <w:rPrChange w:id="431" w:author="DRAGO LAYMANN" w:date="2017-04-01T20:34:00Z">
            <w:rPr/>
          </w:rPrChange>
        </w:rPr>
        <w:fldChar w:fldCharType="separate"/>
      </w:r>
      <w:ins w:id="432" w:author="DRAGO LAYMANN" w:date="2017-04-01T20:34:00Z">
        <w:r w:rsidRPr="000010BD">
          <w:rPr>
            <w:rFonts w:ascii="Times New Roman" w:hAnsi="Times New Roman" w:cs="Times New Roman"/>
            <w:noProof/>
            <w:color w:val="000000" w:themeColor="text1"/>
            <w:sz w:val="24"/>
            <w:szCs w:val="24"/>
            <w:rPrChange w:id="433" w:author="DRAGO LAYMANN" w:date="2017-04-01T20:34:00Z">
              <w:rPr>
                <w:noProof/>
              </w:rPr>
            </w:rPrChange>
          </w:rPr>
          <w:t>9</w:t>
        </w:r>
        <w:r w:rsidRPr="000010BD">
          <w:rPr>
            <w:rFonts w:ascii="Times New Roman" w:hAnsi="Times New Roman" w:cs="Times New Roman"/>
            <w:color w:val="000000" w:themeColor="text1"/>
            <w:sz w:val="24"/>
            <w:szCs w:val="24"/>
            <w:rPrChange w:id="434" w:author="DRAGO LAYMANN" w:date="2017-04-01T20:34:00Z">
              <w:rPr/>
            </w:rPrChange>
          </w:rPr>
          <w:fldChar w:fldCharType="end"/>
        </w:r>
        <w:r w:rsidRPr="000010BD">
          <w:rPr>
            <w:rFonts w:ascii="Times New Roman" w:hAnsi="Times New Roman" w:cs="Times New Roman"/>
            <w:color w:val="000000" w:themeColor="text1"/>
            <w:sz w:val="24"/>
            <w:szCs w:val="24"/>
            <w:rPrChange w:id="435" w:author="DRAGO LAYMANN" w:date="2017-04-01T20:34:00Z">
              <w:rPr/>
            </w:rPrChange>
          </w:rPr>
          <w:t xml:space="preserve"> - Diagrama Entidade Relacionamento - DER</w:t>
        </w:r>
        <w:bookmarkEnd w:id="426"/>
      </w:ins>
    </w:p>
    <w:p w:rsidR="0005793B" w:rsidRDefault="0005793B" w:rsidP="0005793B">
      <w:pPr>
        <w:rPr>
          <w:ins w:id="436" w:author="DRAGO LAYMANN" w:date="2017-04-01T20:34:00Z"/>
        </w:rPr>
        <w:pPrChange w:id="437" w:author="DRAGO LAYMANN" w:date="2017-04-01T20:26:00Z">
          <w:pPr>
            <w:pStyle w:val="Ttulo1"/>
            <w:numPr>
              <w:ilvl w:val="1"/>
              <w:numId w:val="4"/>
            </w:numPr>
            <w:ind w:left="810" w:hanging="450"/>
          </w:pPr>
        </w:pPrChange>
      </w:pPr>
      <w:ins w:id="438" w:author="DRAGO LAYMANN" w:date="2017-04-01T20:32:00Z">
        <w:r>
          <w:rPr>
            <w:noProof/>
            <w:lang w:eastAsia="pt-BR"/>
          </w:rPr>
          <w:drawing>
            <wp:inline distT="0" distB="0" distL="0" distR="0">
              <wp:extent cx="5753100" cy="4752975"/>
              <wp:effectExtent l="0" t="0" r="0" b="0"/>
              <wp:docPr id="5" name="Imagem 5" descr="C:\Users\drago\AppData\Local\Microsoft\Windows\INetCache\Content.Word\Sem título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02" descr="C:\Users\drago\AppData\Local\Microsoft\Windows\INetCache\Content.Word\Sem título.png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753100" cy="4752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:rsidR="000010BD" w:rsidRPr="000010BD" w:rsidRDefault="000010BD" w:rsidP="000010BD">
      <w:pPr>
        <w:pStyle w:val="Legenda"/>
        <w:rPr>
          <w:ins w:id="439" w:author="DRAGO LAYMANN" w:date="2017-04-01T20:33:00Z"/>
          <w:rFonts w:ascii="Times New Roman" w:hAnsi="Times New Roman" w:cs="Times New Roman"/>
          <w:color w:val="000000" w:themeColor="text1"/>
          <w:sz w:val="24"/>
          <w:szCs w:val="24"/>
          <w:rPrChange w:id="440" w:author="DRAGO LAYMANN" w:date="2017-04-01T20:35:00Z">
            <w:rPr>
              <w:ins w:id="441" w:author="DRAGO LAYMANN" w:date="2017-04-01T20:33:00Z"/>
            </w:rPr>
          </w:rPrChange>
        </w:rPr>
        <w:pPrChange w:id="442" w:author="DRAGO LAYMANN" w:date="2017-04-01T20:35:00Z">
          <w:pPr>
            <w:pStyle w:val="Ttulo1"/>
            <w:numPr>
              <w:ilvl w:val="1"/>
              <w:numId w:val="4"/>
            </w:numPr>
            <w:ind w:left="810" w:hanging="450"/>
          </w:pPr>
        </w:pPrChange>
      </w:pPr>
      <w:ins w:id="443" w:author="DRAGO LAYMANN" w:date="2017-04-01T20:35:00Z">
        <w:r>
          <w:rPr>
            <w:rFonts w:ascii="Times New Roman" w:hAnsi="Times New Roman" w:cs="Times New Roman"/>
            <w:color w:val="000000" w:themeColor="text1"/>
            <w:sz w:val="24"/>
            <w:szCs w:val="24"/>
          </w:rPr>
          <w:t>FONTE: Elaboração própria</w:t>
        </w:r>
      </w:ins>
    </w:p>
    <w:p w:rsidR="000010BD" w:rsidRPr="0005793B" w:rsidRDefault="000010BD" w:rsidP="0005793B">
      <w:pPr>
        <w:rPr>
          <w:ins w:id="444" w:author="DRAGO LAYMANN" w:date="2017-04-01T20:25:00Z"/>
          <w:rPrChange w:id="445" w:author="DRAGO LAYMANN" w:date="2017-04-01T20:26:00Z">
            <w:rPr>
              <w:ins w:id="446" w:author="DRAGO LAYMANN" w:date="2017-04-01T20:25:00Z"/>
              <w:rFonts w:ascii="Times New Roman" w:hAnsi="Times New Roman" w:cs="Times New Roman"/>
              <w:color w:val="auto"/>
            </w:rPr>
          </w:rPrChange>
        </w:rPr>
        <w:pPrChange w:id="447" w:author="DRAGO LAYMANN" w:date="2017-04-01T20:26:00Z">
          <w:pPr>
            <w:pStyle w:val="Ttulo1"/>
            <w:numPr>
              <w:ilvl w:val="1"/>
              <w:numId w:val="4"/>
            </w:numPr>
            <w:ind w:left="810" w:hanging="450"/>
          </w:pPr>
        </w:pPrChange>
      </w:pPr>
    </w:p>
    <w:p w:rsidR="00382B6D" w:rsidRPr="00382B6D" w:rsidRDefault="00382B6D" w:rsidP="00382B6D"/>
    <w:p w:rsidR="00DE017F" w:rsidRPr="0086459D" w:rsidRDefault="0016195E" w:rsidP="00995634">
      <w:pPr>
        <w:rPr>
          <w:rFonts w:ascii="Times New Roman" w:hAnsi="Times New Roman" w:cs="Times New Roman"/>
        </w:rPr>
      </w:pPr>
      <w:r w:rsidRPr="0016195E">
        <w:rPr>
          <w:rFonts w:ascii="Times New Roman" w:hAnsi="Times New Roman" w:cs="Times New Roman"/>
        </w:rPr>
        <w:br w:type="page"/>
      </w:r>
    </w:p>
    <w:p w:rsidR="002776B3" w:rsidRPr="003F2955" w:rsidRDefault="0016195E" w:rsidP="0005793B">
      <w:pPr>
        <w:pStyle w:val="Ttulo1"/>
        <w:numPr>
          <w:ilvl w:val="0"/>
          <w:numId w:val="4"/>
        </w:numPr>
        <w:rPr>
          <w:rFonts w:ascii="Times New Roman" w:hAnsi="Times New Roman" w:cs="Times New Roman"/>
          <w:color w:val="auto"/>
        </w:rPr>
      </w:pPr>
      <w:bookmarkStart w:id="448" w:name="_Toc478842396"/>
      <w:r w:rsidRPr="003F2955">
        <w:rPr>
          <w:rFonts w:ascii="Times New Roman" w:hAnsi="Times New Roman" w:cs="Times New Roman"/>
          <w:color w:val="auto"/>
        </w:rPr>
        <w:lastRenderedPageBreak/>
        <w:t>ESTUDO DA VIABILIDADE DO PROJETO</w:t>
      </w:r>
      <w:bookmarkEnd w:id="448"/>
    </w:p>
    <w:p w:rsidR="005305B8" w:rsidRPr="0086459D" w:rsidRDefault="005305B8" w:rsidP="005305B8">
      <w:pPr>
        <w:rPr>
          <w:rFonts w:ascii="Times New Roman" w:hAnsi="Times New Roman" w:cs="Times New Roman"/>
        </w:rPr>
      </w:pPr>
    </w:p>
    <w:p w:rsidR="00F54FB3" w:rsidRDefault="005305B8" w:rsidP="00995634">
      <w:pPr>
        <w:pStyle w:val="PargrafodaLista"/>
        <w:spacing w:after="0" w:line="360" w:lineRule="auto"/>
        <w:ind w:firstLine="851"/>
        <w:jc w:val="both"/>
        <w:rPr>
          <w:ins w:id="449" w:author="DRAGO LAYMANN" w:date="2017-03-25T20:41:00Z"/>
          <w:rFonts w:ascii="Times New Roman" w:hAnsi="Times New Roman" w:cs="Times New Roman"/>
          <w:sz w:val="24"/>
          <w:szCs w:val="24"/>
        </w:rPr>
      </w:pPr>
      <w:r w:rsidRPr="0086459D">
        <w:rPr>
          <w:rFonts w:ascii="Times New Roman" w:hAnsi="Times New Roman" w:cs="Times New Roman"/>
          <w:sz w:val="24"/>
          <w:szCs w:val="24"/>
        </w:rPr>
        <w:t xml:space="preserve">Esse projeto se torna viável pelo fato de ser intuitivo, </w:t>
      </w:r>
      <w:r w:rsidR="004B41EE" w:rsidRPr="0086459D">
        <w:rPr>
          <w:rFonts w:ascii="Times New Roman" w:hAnsi="Times New Roman" w:cs="Times New Roman"/>
          <w:sz w:val="24"/>
          <w:szCs w:val="24"/>
        </w:rPr>
        <w:t xml:space="preserve">pois </w:t>
      </w:r>
      <w:r w:rsidRPr="0086459D">
        <w:rPr>
          <w:rFonts w:ascii="Times New Roman" w:hAnsi="Times New Roman" w:cs="Times New Roman"/>
          <w:sz w:val="24"/>
          <w:szCs w:val="24"/>
        </w:rPr>
        <w:t xml:space="preserve">sua compreensão e utilização </w:t>
      </w:r>
      <w:r w:rsidR="0016195E" w:rsidRPr="0016195E">
        <w:rPr>
          <w:rFonts w:ascii="Times New Roman" w:hAnsi="Times New Roman" w:cs="Times New Roman"/>
          <w:sz w:val="24"/>
          <w:szCs w:val="24"/>
        </w:rPr>
        <w:t>são facilitadas, ao contrário do sistema atual que o cliente utiliza</w:t>
      </w:r>
      <w:r w:rsidR="00225B3A">
        <w:rPr>
          <w:rFonts w:ascii="Times New Roman" w:hAnsi="Times New Roman" w:cs="Times New Roman"/>
          <w:sz w:val="24"/>
          <w:szCs w:val="24"/>
        </w:rPr>
        <w:t xml:space="preserve"> </w:t>
      </w:r>
      <w:r w:rsidR="0016195E" w:rsidRPr="0016195E">
        <w:rPr>
          <w:rFonts w:ascii="Times New Roman" w:hAnsi="Times New Roman" w:cs="Times New Roman"/>
          <w:sz w:val="24"/>
          <w:szCs w:val="24"/>
        </w:rPr>
        <w:t>que, por relato do próprio cliente é difícil de utilizar e</w:t>
      </w:r>
      <w:r w:rsidR="00225B3A">
        <w:rPr>
          <w:rFonts w:ascii="Times New Roman" w:hAnsi="Times New Roman" w:cs="Times New Roman"/>
          <w:sz w:val="24"/>
          <w:szCs w:val="24"/>
        </w:rPr>
        <w:t xml:space="preserve"> </w:t>
      </w:r>
      <w:r w:rsidR="0016195E" w:rsidRPr="0016195E">
        <w:rPr>
          <w:rFonts w:ascii="Times New Roman" w:hAnsi="Times New Roman" w:cs="Times New Roman"/>
          <w:sz w:val="24"/>
          <w:szCs w:val="24"/>
        </w:rPr>
        <w:t xml:space="preserve">em suas palavras: “é um dinheiro jogado fora. ”, pois ele continua </w:t>
      </w:r>
      <w:del w:id="450" w:author="DRAGO LAYMANN" w:date="2017-03-25T20:41:00Z">
        <w:r w:rsidR="0016195E" w:rsidRPr="0016195E" w:rsidDel="00F54FB3">
          <w:rPr>
            <w:rFonts w:ascii="Times New Roman" w:hAnsi="Times New Roman" w:cs="Times New Roman"/>
            <w:sz w:val="24"/>
            <w:szCs w:val="24"/>
          </w:rPr>
          <w:delText xml:space="preserve">sem </w:delText>
        </w:r>
      </w:del>
      <w:ins w:id="451" w:author="DRAGO LAYMANN" w:date="2017-03-25T20:41:00Z">
        <w:r w:rsidR="00F54FB3">
          <w:rPr>
            <w:rFonts w:ascii="Times New Roman" w:hAnsi="Times New Roman" w:cs="Times New Roman"/>
            <w:sz w:val="24"/>
            <w:szCs w:val="24"/>
          </w:rPr>
          <w:t>com</w:t>
        </w:r>
        <w:r w:rsidR="00F54FB3" w:rsidRPr="0016195E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="0016195E" w:rsidRPr="0016195E">
        <w:rPr>
          <w:rFonts w:ascii="Times New Roman" w:hAnsi="Times New Roman" w:cs="Times New Roman"/>
          <w:sz w:val="24"/>
          <w:szCs w:val="24"/>
        </w:rPr>
        <w:t xml:space="preserve">controle gerencial </w:t>
      </w:r>
      <w:del w:id="452" w:author="DRAGO LAYMANN" w:date="2017-03-25T20:41:00Z">
        <w:r w:rsidR="0016195E" w:rsidRPr="0016195E" w:rsidDel="00F54FB3">
          <w:rPr>
            <w:rFonts w:ascii="Times New Roman" w:hAnsi="Times New Roman" w:cs="Times New Roman"/>
            <w:sz w:val="24"/>
            <w:szCs w:val="24"/>
          </w:rPr>
          <w:delText xml:space="preserve">sobre </w:delText>
        </w:r>
      </w:del>
      <w:ins w:id="453" w:author="DRAGO LAYMANN" w:date="2017-03-25T20:41:00Z">
        <w:r w:rsidR="00F54FB3">
          <w:rPr>
            <w:rFonts w:ascii="Times New Roman" w:hAnsi="Times New Roman" w:cs="Times New Roman"/>
            <w:sz w:val="24"/>
            <w:szCs w:val="24"/>
          </w:rPr>
          <w:t>de</w:t>
        </w:r>
        <w:r w:rsidR="00F54FB3" w:rsidRPr="0016195E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r w:rsidR="0016195E" w:rsidRPr="0016195E">
        <w:rPr>
          <w:rFonts w:ascii="Times New Roman" w:hAnsi="Times New Roman" w:cs="Times New Roman"/>
          <w:sz w:val="24"/>
          <w:szCs w:val="24"/>
        </w:rPr>
        <w:t>sua empresa</w:t>
      </w:r>
      <w:ins w:id="454" w:author="DRAGO LAYMANN" w:date="2017-03-25T20:41:00Z">
        <w:r w:rsidR="00F54FB3">
          <w:rPr>
            <w:rFonts w:ascii="Times New Roman" w:hAnsi="Times New Roman" w:cs="Times New Roman"/>
            <w:sz w:val="24"/>
            <w:szCs w:val="24"/>
          </w:rPr>
          <w:t xml:space="preserve"> prejudicado</w:t>
        </w:r>
      </w:ins>
      <w:r w:rsidR="0016195E" w:rsidRPr="0016195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305B8" w:rsidRPr="0086459D" w:rsidRDefault="0016195E" w:rsidP="00995634">
      <w:pPr>
        <w:pStyle w:val="PargrafodaLista"/>
        <w:spacing w:after="0" w:line="360" w:lineRule="auto"/>
        <w:ind w:firstLine="851"/>
        <w:jc w:val="both"/>
        <w:rPr>
          <w:rFonts w:ascii="Times New Roman" w:hAnsi="Times New Roman" w:cs="Times New Roman"/>
        </w:rPr>
      </w:pPr>
      <w:r w:rsidRPr="0016195E">
        <w:rPr>
          <w:rFonts w:ascii="Times New Roman" w:hAnsi="Times New Roman" w:cs="Times New Roman"/>
          <w:sz w:val="24"/>
          <w:szCs w:val="24"/>
        </w:rPr>
        <w:t xml:space="preserve">Com esse projeto o cliente terá total controle sobre o gerenciamento de sua empresa, obtendo maior lucratividade, tornando esse </w:t>
      </w:r>
      <w:ins w:id="455" w:author="DRAGO LAYMANN" w:date="2017-03-25T20:41:00Z">
        <w:r w:rsidR="00F54FB3">
          <w:rPr>
            <w:rFonts w:ascii="Times New Roman" w:hAnsi="Times New Roman" w:cs="Times New Roman"/>
            <w:sz w:val="24"/>
            <w:szCs w:val="24"/>
          </w:rPr>
          <w:t xml:space="preserve">um </w:t>
        </w:r>
      </w:ins>
      <w:r w:rsidRPr="0016195E">
        <w:rPr>
          <w:rFonts w:ascii="Times New Roman" w:hAnsi="Times New Roman" w:cs="Times New Roman"/>
          <w:sz w:val="24"/>
          <w:szCs w:val="24"/>
        </w:rPr>
        <w:t>investimento rentável.</w:t>
      </w:r>
    </w:p>
    <w:p w:rsidR="000F57AC" w:rsidRDefault="0016195E" w:rsidP="0005793B">
      <w:pPr>
        <w:pStyle w:val="Ttulo1"/>
        <w:numPr>
          <w:ilvl w:val="0"/>
          <w:numId w:val="4"/>
        </w:numPr>
        <w:rPr>
          <w:color w:val="auto"/>
        </w:rPr>
      </w:pPr>
      <w:bookmarkStart w:id="456" w:name="_Toc478842397"/>
      <w:r w:rsidRPr="000F57AC">
        <w:rPr>
          <w:color w:val="auto"/>
        </w:rPr>
        <w:t>ESTIMATIVAS DE RISCOS</w:t>
      </w:r>
      <w:bookmarkEnd w:id="456"/>
    </w:p>
    <w:p w:rsidR="00CB6CF0" w:rsidRDefault="00CB6CF0" w:rsidP="00CB6CF0"/>
    <w:p w:rsidR="00CB6CF0" w:rsidRPr="00CB6CF0" w:rsidRDefault="00CB6CF0" w:rsidP="00CB6CF0">
      <w:pPr>
        <w:pStyle w:val="Legenda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57" w:name="_Toc478842407"/>
      <w:r w:rsidRPr="00CB6C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Tabela </w:t>
      </w:r>
      <w:r w:rsidRPr="00CB6CF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B6CF0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Tabela \* ARABIC </w:instrText>
      </w:r>
      <w:r w:rsidRPr="00CB6CF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CB6CF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CB6CF0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CB6C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Estimativas de Riscos</w:t>
      </w:r>
      <w:bookmarkEnd w:id="457"/>
    </w:p>
    <w:tbl>
      <w:tblPr>
        <w:tblStyle w:val="Tabelacomgrade"/>
        <w:tblW w:w="0" w:type="auto"/>
        <w:tblBorders>
          <w:top w:val="single" w:sz="4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1276"/>
        <w:gridCol w:w="4425"/>
      </w:tblGrid>
      <w:tr w:rsidR="0086459D" w:rsidRPr="0086459D" w:rsidTr="00E368B6">
        <w:tc>
          <w:tcPr>
            <w:tcW w:w="9211" w:type="dxa"/>
            <w:gridSpan w:val="3"/>
            <w:vAlign w:val="center"/>
          </w:tcPr>
          <w:p w:rsidR="0086459D" w:rsidRPr="0086459D" w:rsidRDefault="000F57AC" w:rsidP="000F57AC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Tabela de Estimativas de Riscos</w:t>
            </w:r>
          </w:p>
        </w:tc>
      </w:tr>
      <w:tr w:rsidR="00505B2C" w:rsidRPr="0086459D" w:rsidTr="0086459D">
        <w:tc>
          <w:tcPr>
            <w:tcW w:w="3510" w:type="dxa"/>
            <w:vAlign w:val="center"/>
          </w:tcPr>
          <w:p w:rsidR="004C6EBE" w:rsidRPr="0086459D" w:rsidRDefault="0016195E" w:rsidP="00C73E97">
            <w:pPr>
              <w:spacing w:after="200" w:line="276" w:lineRule="auto"/>
              <w:rPr>
                <w:rFonts w:ascii="Times New Roman" w:hAnsi="Times New Roman" w:cs="Times New Roman"/>
                <w:b/>
              </w:rPr>
            </w:pPr>
            <w:r w:rsidRPr="0016195E">
              <w:rPr>
                <w:rFonts w:ascii="Times New Roman" w:hAnsi="Times New Roman" w:cs="Times New Roman"/>
                <w:b/>
              </w:rPr>
              <w:t>Risco</w:t>
            </w:r>
          </w:p>
        </w:tc>
        <w:tc>
          <w:tcPr>
            <w:tcW w:w="1276" w:type="dxa"/>
            <w:vAlign w:val="center"/>
          </w:tcPr>
          <w:p w:rsidR="004C6EBE" w:rsidRPr="0086459D" w:rsidRDefault="0016195E" w:rsidP="00C73E97">
            <w:pPr>
              <w:spacing w:after="200" w:line="276" w:lineRule="auto"/>
              <w:rPr>
                <w:rFonts w:ascii="Times New Roman" w:hAnsi="Times New Roman" w:cs="Times New Roman"/>
                <w:b/>
              </w:rPr>
            </w:pPr>
            <w:r w:rsidRPr="0016195E">
              <w:rPr>
                <w:rFonts w:ascii="Times New Roman" w:hAnsi="Times New Roman" w:cs="Times New Roman"/>
                <w:b/>
              </w:rPr>
              <w:t>Impacto</w:t>
            </w:r>
          </w:p>
        </w:tc>
        <w:tc>
          <w:tcPr>
            <w:tcW w:w="4425" w:type="dxa"/>
            <w:vAlign w:val="center"/>
          </w:tcPr>
          <w:p w:rsidR="001320A4" w:rsidRPr="0086459D" w:rsidRDefault="0016195E" w:rsidP="00C73E97">
            <w:pPr>
              <w:spacing w:after="200" w:line="276" w:lineRule="auto"/>
              <w:rPr>
                <w:rFonts w:ascii="Times New Roman" w:hAnsi="Times New Roman" w:cs="Times New Roman"/>
                <w:b/>
              </w:rPr>
            </w:pPr>
            <w:r w:rsidRPr="0016195E">
              <w:rPr>
                <w:rFonts w:ascii="Times New Roman" w:hAnsi="Times New Roman" w:cs="Times New Roman"/>
                <w:b/>
              </w:rPr>
              <w:t>Prevenção</w:t>
            </w:r>
          </w:p>
        </w:tc>
      </w:tr>
      <w:tr w:rsidR="00505B2C" w:rsidRPr="0086459D" w:rsidTr="0086459D">
        <w:tc>
          <w:tcPr>
            <w:tcW w:w="3510" w:type="dxa"/>
            <w:vAlign w:val="center"/>
          </w:tcPr>
          <w:p w:rsidR="004C6EBE" w:rsidRPr="0086459D" w:rsidRDefault="0016195E" w:rsidP="00C73E97">
            <w:pPr>
              <w:spacing w:after="200" w:line="276" w:lineRule="auto"/>
              <w:rPr>
                <w:rFonts w:ascii="Times New Roman" w:hAnsi="Times New Roman" w:cs="Times New Roman"/>
              </w:rPr>
            </w:pPr>
            <w:r w:rsidRPr="0016195E">
              <w:rPr>
                <w:rFonts w:ascii="Times New Roman" w:hAnsi="Times New Roman" w:cs="Times New Roman"/>
              </w:rPr>
              <w:t>Perda de dados durante desenvolvimento</w:t>
            </w:r>
          </w:p>
        </w:tc>
        <w:tc>
          <w:tcPr>
            <w:tcW w:w="1276" w:type="dxa"/>
            <w:vAlign w:val="center"/>
          </w:tcPr>
          <w:p w:rsidR="004C6EBE" w:rsidRPr="0086459D" w:rsidRDefault="0016195E" w:rsidP="00C73E97">
            <w:pPr>
              <w:spacing w:after="200" w:line="276" w:lineRule="auto"/>
              <w:rPr>
                <w:rFonts w:ascii="Times New Roman" w:hAnsi="Times New Roman" w:cs="Times New Roman"/>
              </w:rPr>
            </w:pPr>
            <w:r w:rsidRPr="0016195E">
              <w:rPr>
                <w:rFonts w:ascii="Times New Roman" w:hAnsi="Times New Roman" w:cs="Times New Roman"/>
              </w:rPr>
              <w:t>Grave</w:t>
            </w:r>
          </w:p>
        </w:tc>
        <w:tc>
          <w:tcPr>
            <w:tcW w:w="4425" w:type="dxa"/>
            <w:vAlign w:val="center"/>
          </w:tcPr>
          <w:p w:rsidR="004C6EBE" w:rsidRPr="0086459D" w:rsidRDefault="0016195E" w:rsidP="00C73E97">
            <w:pPr>
              <w:spacing w:after="200" w:line="276" w:lineRule="auto"/>
              <w:rPr>
                <w:rFonts w:ascii="Times New Roman" w:hAnsi="Times New Roman" w:cs="Times New Roman"/>
              </w:rPr>
            </w:pPr>
            <w:r w:rsidRPr="0016195E">
              <w:rPr>
                <w:rFonts w:ascii="Times New Roman" w:hAnsi="Times New Roman" w:cs="Times New Roman"/>
              </w:rPr>
              <w:t>Configuração do IDE para salvar automaticamente durante a programação. Salvar projetos na nuvem.</w:t>
            </w:r>
          </w:p>
        </w:tc>
      </w:tr>
      <w:tr w:rsidR="00505B2C" w:rsidRPr="0086459D" w:rsidTr="0086459D">
        <w:tc>
          <w:tcPr>
            <w:tcW w:w="3510" w:type="dxa"/>
            <w:vAlign w:val="center"/>
          </w:tcPr>
          <w:p w:rsidR="00BC0583" w:rsidRPr="0086459D" w:rsidRDefault="0016195E" w:rsidP="00C73E97">
            <w:pPr>
              <w:spacing w:after="200" w:line="276" w:lineRule="auto"/>
              <w:rPr>
                <w:rFonts w:ascii="Times New Roman" w:hAnsi="Times New Roman" w:cs="Times New Roman"/>
              </w:rPr>
            </w:pPr>
            <w:r w:rsidRPr="0016195E">
              <w:rPr>
                <w:rFonts w:ascii="Times New Roman" w:hAnsi="Times New Roman" w:cs="Times New Roman"/>
              </w:rPr>
              <w:t>Sistema demandar uma alta quantidade de processamento</w:t>
            </w:r>
          </w:p>
        </w:tc>
        <w:tc>
          <w:tcPr>
            <w:tcW w:w="1276" w:type="dxa"/>
            <w:vAlign w:val="center"/>
          </w:tcPr>
          <w:p w:rsidR="00BC0583" w:rsidRPr="0086459D" w:rsidRDefault="0016195E" w:rsidP="00C73E97">
            <w:pPr>
              <w:spacing w:after="200" w:line="276" w:lineRule="auto"/>
              <w:rPr>
                <w:rFonts w:ascii="Times New Roman" w:hAnsi="Times New Roman" w:cs="Times New Roman"/>
              </w:rPr>
            </w:pPr>
            <w:r w:rsidRPr="0016195E">
              <w:rPr>
                <w:rFonts w:ascii="Times New Roman" w:hAnsi="Times New Roman" w:cs="Times New Roman"/>
              </w:rPr>
              <w:t>Grave</w:t>
            </w:r>
          </w:p>
        </w:tc>
        <w:tc>
          <w:tcPr>
            <w:tcW w:w="4425" w:type="dxa"/>
            <w:vAlign w:val="center"/>
          </w:tcPr>
          <w:p w:rsidR="00BC0583" w:rsidRPr="0086459D" w:rsidRDefault="0016195E" w:rsidP="00C73E97">
            <w:pPr>
              <w:spacing w:after="200" w:line="276" w:lineRule="auto"/>
              <w:rPr>
                <w:rFonts w:ascii="Times New Roman" w:hAnsi="Times New Roman" w:cs="Times New Roman"/>
              </w:rPr>
            </w:pPr>
            <w:r w:rsidRPr="0016195E">
              <w:rPr>
                <w:rFonts w:ascii="Times New Roman" w:hAnsi="Times New Roman" w:cs="Times New Roman"/>
              </w:rPr>
              <w:t>Utilizar lógicas de programação simples e enxutas.</w:t>
            </w:r>
          </w:p>
        </w:tc>
      </w:tr>
      <w:tr w:rsidR="00505B2C" w:rsidRPr="0086459D" w:rsidTr="0086459D">
        <w:tc>
          <w:tcPr>
            <w:tcW w:w="3510" w:type="dxa"/>
            <w:vAlign w:val="center"/>
          </w:tcPr>
          <w:p w:rsidR="00C73E97" w:rsidRPr="0086459D" w:rsidRDefault="0016195E" w:rsidP="00C73E97">
            <w:pPr>
              <w:spacing w:after="200" w:line="276" w:lineRule="auto"/>
              <w:rPr>
                <w:rFonts w:ascii="Times New Roman" w:hAnsi="Times New Roman" w:cs="Times New Roman"/>
              </w:rPr>
            </w:pPr>
            <w:r w:rsidRPr="0016195E">
              <w:rPr>
                <w:rFonts w:ascii="Times New Roman" w:hAnsi="Times New Roman" w:cs="Times New Roman"/>
              </w:rPr>
              <w:t>Problemas com o servidor onde o sistema está hospedado</w:t>
            </w:r>
          </w:p>
        </w:tc>
        <w:tc>
          <w:tcPr>
            <w:tcW w:w="1276" w:type="dxa"/>
            <w:vAlign w:val="center"/>
          </w:tcPr>
          <w:p w:rsidR="00C73E97" w:rsidRPr="0086459D" w:rsidRDefault="0016195E" w:rsidP="00C73E97">
            <w:pPr>
              <w:spacing w:after="200" w:line="276" w:lineRule="auto"/>
              <w:rPr>
                <w:rFonts w:ascii="Times New Roman" w:hAnsi="Times New Roman" w:cs="Times New Roman"/>
              </w:rPr>
            </w:pPr>
            <w:r w:rsidRPr="0016195E">
              <w:rPr>
                <w:rFonts w:ascii="Times New Roman" w:hAnsi="Times New Roman" w:cs="Times New Roman"/>
              </w:rPr>
              <w:t>Grave</w:t>
            </w:r>
          </w:p>
        </w:tc>
        <w:tc>
          <w:tcPr>
            <w:tcW w:w="4425" w:type="dxa"/>
            <w:vAlign w:val="center"/>
          </w:tcPr>
          <w:p w:rsidR="00C73E97" w:rsidRPr="0086459D" w:rsidRDefault="0016195E" w:rsidP="00C73E97">
            <w:pPr>
              <w:spacing w:after="200" w:line="276" w:lineRule="auto"/>
              <w:rPr>
                <w:rFonts w:ascii="Times New Roman" w:hAnsi="Times New Roman" w:cs="Times New Roman"/>
              </w:rPr>
            </w:pPr>
            <w:r w:rsidRPr="0016195E">
              <w:rPr>
                <w:rFonts w:ascii="Times New Roman" w:hAnsi="Times New Roman" w:cs="Times New Roman"/>
              </w:rPr>
              <w:t>Contratar serviço especializado e de confiança.</w:t>
            </w:r>
          </w:p>
        </w:tc>
      </w:tr>
      <w:tr w:rsidR="00505B2C" w:rsidRPr="0086459D" w:rsidTr="0086459D">
        <w:tc>
          <w:tcPr>
            <w:tcW w:w="3510" w:type="dxa"/>
            <w:vAlign w:val="center"/>
          </w:tcPr>
          <w:p w:rsidR="00C73E97" w:rsidRPr="0086459D" w:rsidRDefault="0016195E" w:rsidP="00C73E97">
            <w:pPr>
              <w:spacing w:after="200" w:line="276" w:lineRule="auto"/>
              <w:rPr>
                <w:rFonts w:ascii="Times New Roman" w:hAnsi="Times New Roman" w:cs="Times New Roman"/>
              </w:rPr>
            </w:pPr>
            <w:r w:rsidRPr="0016195E">
              <w:rPr>
                <w:rFonts w:ascii="Times New Roman" w:hAnsi="Times New Roman" w:cs="Times New Roman"/>
              </w:rPr>
              <w:t>Usuário acessar módulos que gerem alterações prejudiciais ao funcionamento do sistema</w:t>
            </w:r>
          </w:p>
        </w:tc>
        <w:tc>
          <w:tcPr>
            <w:tcW w:w="1276" w:type="dxa"/>
            <w:vAlign w:val="center"/>
          </w:tcPr>
          <w:p w:rsidR="00C73E97" w:rsidRPr="0086459D" w:rsidRDefault="0016195E" w:rsidP="00C73E97">
            <w:pPr>
              <w:spacing w:after="200" w:line="276" w:lineRule="auto"/>
              <w:rPr>
                <w:rFonts w:ascii="Times New Roman" w:hAnsi="Times New Roman" w:cs="Times New Roman"/>
              </w:rPr>
            </w:pPr>
            <w:r w:rsidRPr="0016195E">
              <w:rPr>
                <w:rFonts w:ascii="Times New Roman" w:hAnsi="Times New Roman" w:cs="Times New Roman"/>
              </w:rPr>
              <w:t>Grave</w:t>
            </w:r>
          </w:p>
        </w:tc>
        <w:tc>
          <w:tcPr>
            <w:tcW w:w="4425" w:type="dxa"/>
            <w:vAlign w:val="center"/>
          </w:tcPr>
          <w:p w:rsidR="00C73E97" w:rsidRPr="0086459D" w:rsidRDefault="0016195E" w:rsidP="00C73E97">
            <w:pPr>
              <w:spacing w:after="200" w:line="276" w:lineRule="auto"/>
              <w:rPr>
                <w:rFonts w:ascii="Times New Roman" w:hAnsi="Times New Roman" w:cs="Times New Roman"/>
              </w:rPr>
            </w:pPr>
            <w:r w:rsidRPr="0016195E">
              <w:rPr>
                <w:rFonts w:ascii="Times New Roman" w:hAnsi="Times New Roman" w:cs="Times New Roman"/>
              </w:rPr>
              <w:t>Programar módulos de segurança efetivos para permitir acesso apenas ao desenvolvedor.</w:t>
            </w:r>
          </w:p>
        </w:tc>
      </w:tr>
    </w:tbl>
    <w:p w:rsidR="00E63848" w:rsidRDefault="0016195E">
      <w:pPr>
        <w:pStyle w:val="Legenda"/>
        <w:rPr>
          <w:rFonts w:ascii="Times New Roman" w:hAnsi="Times New Roman" w:cs="Times New Roman"/>
          <w:color w:val="000000" w:themeColor="text1"/>
          <w:sz w:val="24"/>
        </w:rPr>
      </w:pPr>
      <w:r w:rsidRPr="0016195E">
        <w:rPr>
          <w:rFonts w:ascii="Times New Roman" w:hAnsi="Times New Roman" w:cs="Times New Roman"/>
          <w:color w:val="000000" w:themeColor="text1"/>
          <w:sz w:val="24"/>
        </w:rPr>
        <w:t>FONTE: Elaboração própria</w:t>
      </w:r>
    </w:p>
    <w:p w:rsidR="00995634" w:rsidRPr="0086459D" w:rsidRDefault="0016195E" w:rsidP="00995634">
      <w:pPr>
        <w:rPr>
          <w:rFonts w:ascii="Times New Roman" w:hAnsi="Times New Roman" w:cs="Times New Roman"/>
          <w:color w:val="4F81BD" w:themeColor="accent1"/>
          <w:sz w:val="18"/>
          <w:szCs w:val="18"/>
        </w:rPr>
      </w:pPr>
      <w:r w:rsidRPr="0016195E">
        <w:rPr>
          <w:rFonts w:ascii="Times New Roman" w:hAnsi="Times New Roman" w:cs="Times New Roman"/>
        </w:rPr>
        <w:br w:type="page"/>
      </w:r>
    </w:p>
    <w:p w:rsidR="009F7B82" w:rsidRPr="003F2955" w:rsidRDefault="0016195E" w:rsidP="0005793B">
      <w:pPr>
        <w:pStyle w:val="Ttulo1"/>
        <w:numPr>
          <w:ilvl w:val="0"/>
          <w:numId w:val="4"/>
        </w:numPr>
        <w:rPr>
          <w:rFonts w:ascii="Times New Roman" w:hAnsi="Times New Roman" w:cs="Times New Roman"/>
          <w:color w:val="auto"/>
        </w:rPr>
      </w:pPr>
      <w:bookmarkStart w:id="458" w:name="_Toc478842398"/>
      <w:r w:rsidRPr="003F2955">
        <w:rPr>
          <w:rFonts w:ascii="Times New Roman" w:hAnsi="Times New Roman" w:cs="Times New Roman"/>
          <w:color w:val="auto"/>
        </w:rPr>
        <w:lastRenderedPageBreak/>
        <w:t>MÉTODO PARA DESENVOLVIMENTO</w:t>
      </w:r>
      <w:bookmarkEnd w:id="458"/>
    </w:p>
    <w:p w:rsidR="009F7B82" w:rsidRPr="0086459D" w:rsidRDefault="009F7B82" w:rsidP="009F7B82">
      <w:pPr>
        <w:rPr>
          <w:rFonts w:ascii="Times New Roman" w:hAnsi="Times New Roman" w:cs="Times New Roman"/>
        </w:rPr>
      </w:pPr>
    </w:p>
    <w:p w:rsidR="00ED0602" w:rsidRPr="0086459D" w:rsidRDefault="009F7B82" w:rsidP="009F7B82">
      <w:pPr>
        <w:pStyle w:val="PargrafodaLista"/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6459D">
        <w:rPr>
          <w:rFonts w:ascii="Times New Roman" w:hAnsi="Times New Roman" w:cs="Times New Roman"/>
          <w:sz w:val="24"/>
          <w:szCs w:val="24"/>
        </w:rPr>
        <w:t xml:space="preserve">Para o desenvolvimento, </w:t>
      </w:r>
      <w:r w:rsidR="00880DC5" w:rsidRPr="0086459D">
        <w:rPr>
          <w:rFonts w:ascii="Times New Roman" w:hAnsi="Times New Roman" w:cs="Times New Roman"/>
          <w:sz w:val="24"/>
          <w:szCs w:val="24"/>
        </w:rPr>
        <w:t xml:space="preserve">por ser um projeto com </w:t>
      </w:r>
      <w:r w:rsidR="004E4A7C" w:rsidRPr="0086459D">
        <w:rPr>
          <w:rFonts w:ascii="Times New Roman" w:hAnsi="Times New Roman" w:cs="Times New Roman"/>
          <w:sz w:val="24"/>
          <w:szCs w:val="24"/>
        </w:rPr>
        <w:t>três</w:t>
      </w:r>
      <w:r w:rsidR="00880DC5" w:rsidRPr="0086459D">
        <w:rPr>
          <w:rFonts w:ascii="Times New Roman" w:hAnsi="Times New Roman" w:cs="Times New Roman"/>
          <w:sz w:val="24"/>
          <w:szCs w:val="24"/>
        </w:rPr>
        <w:t xml:space="preserve"> integrantes, </w:t>
      </w:r>
      <w:r w:rsidRPr="0086459D">
        <w:rPr>
          <w:rFonts w:ascii="Times New Roman" w:hAnsi="Times New Roman" w:cs="Times New Roman"/>
          <w:sz w:val="24"/>
          <w:szCs w:val="24"/>
        </w:rPr>
        <w:t>ser</w:t>
      </w:r>
      <w:ins w:id="459" w:author="DRAGO LAYMANN" w:date="2017-04-01T18:33:00Z">
        <w:r w:rsidR="002168A5">
          <w:rPr>
            <w:rFonts w:ascii="Times New Roman" w:hAnsi="Times New Roman" w:cs="Times New Roman"/>
            <w:sz w:val="24"/>
            <w:szCs w:val="24"/>
          </w:rPr>
          <w:t>ão</w:t>
        </w:r>
      </w:ins>
      <w:del w:id="460" w:author="DRAGO LAYMANN" w:date="2017-04-01T18:33:00Z">
        <w:r w:rsidRPr="0086459D" w:rsidDel="002168A5">
          <w:rPr>
            <w:rFonts w:ascii="Times New Roman" w:hAnsi="Times New Roman" w:cs="Times New Roman"/>
            <w:sz w:val="24"/>
            <w:szCs w:val="24"/>
          </w:rPr>
          <w:delText>á</w:delText>
        </w:r>
      </w:del>
      <w:r w:rsidRPr="0086459D">
        <w:rPr>
          <w:rFonts w:ascii="Times New Roman" w:hAnsi="Times New Roman" w:cs="Times New Roman"/>
          <w:sz w:val="24"/>
          <w:szCs w:val="24"/>
        </w:rPr>
        <w:t xml:space="preserve"> utilizad</w:t>
      </w:r>
      <w:ins w:id="461" w:author="DRAGO LAYMANN" w:date="2017-04-01T18:33:00Z">
        <w:r w:rsidR="002168A5">
          <w:rPr>
            <w:rFonts w:ascii="Times New Roman" w:hAnsi="Times New Roman" w:cs="Times New Roman"/>
            <w:sz w:val="24"/>
            <w:szCs w:val="24"/>
          </w:rPr>
          <w:t>as</w:t>
        </w:r>
      </w:ins>
      <w:del w:id="462" w:author="DRAGO LAYMANN" w:date="2017-04-01T18:33:00Z">
        <w:r w:rsidRPr="0086459D" w:rsidDel="002168A5">
          <w:rPr>
            <w:rFonts w:ascii="Times New Roman" w:hAnsi="Times New Roman" w:cs="Times New Roman"/>
            <w:sz w:val="24"/>
            <w:szCs w:val="24"/>
          </w:rPr>
          <w:delText>o</w:delText>
        </w:r>
      </w:del>
      <w:r w:rsidRPr="0086459D">
        <w:rPr>
          <w:rFonts w:ascii="Times New Roman" w:hAnsi="Times New Roman" w:cs="Times New Roman"/>
          <w:sz w:val="24"/>
          <w:szCs w:val="24"/>
        </w:rPr>
        <w:t xml:space="preserve"> </w:t>
      </w:r>
      <w:ins w:id="463" w:author="DRAGO LAYMANN" w:date="2017-04-01T18:33:00Z">
        <w:r w:rsidR="002168A5">
          <w:rPr>
            <w:rFonts w:ascii="Times New Roman" w:hAnsi="Times New Roman" w:cs="Times New Roman"/>
            <w:sz w:val="24"/>
            <w:szCs w:val="24"/>
          </w:rPr>
          <w:t>práticas da metodologia ágil XP.</w:t>
        </w:r>
      </w:ins>
      <w:del w:id="464" w:author="DRAGO LAYMANN" w:date="2017-04-01T18:33:00Z">
        <w:r w:rsidRPr="0086459D" w:rsidDel="002168A5">
          <w:rPr>
            <w:rFonts w:ascii="Times New Roman" w:hAnsi="Times New Roman" w:cs="Times New Roman"/>
            <w:sz w:val="24"/>
            <w:szCs w:val="24"/>
          </w:rPr>
          <w:delText>um método ágil.</w:delText>
        </w:r>
      </w:del>
    </w:p>
    <w:p w:rsidR="009F7B82" w:rsidRPr="0086459D" w:rsidRDefault="0016195E" w:rsidP="009F7B82">
      <w:pPr>
        <w:pStyle w:val="PargrafodaLista"/>
        <w:spacing w:after="0" w:line="240" w:lineRule="auto"/>
        <w:ind w:left="2268"/>
        <w:jc w:val="both"/>
        <w:rPr>
          <w:rFonts w:ascii="Times New Roman" w:hAnsi="Times New Roman" w:cs="Times New Roman"/>
        </w:rPr>
      </w:pPr>
      <w:r w:rsidRPr="0016195E">
        <w:rPr>
          <w:rFonts w:ascii="Times New Roman" w:hAnsi="Times New Roman" w:cs="Times New Roman"/>
        </w:rPr>
        <w:t>Os métodos ágeis buscam promover um processo de gerenciamento de projetos que incentiva a inspeção e adaptação frequente. É uma filosofia que acaba por incentiva o maior trabalho em equipe, a auto-organização, a comunicação frequente, o foco no cliente e a entrega de valor.</w:t>
      </w:r>
      <w:r w:rsidR="00225B3A">
        <w:rPr>
          <w:rFonts w:ascii="Times New Roman" w:hAnsi="Times New Roman" w:cs="Times New Roman"/>
        </w:rPr>
        <w:t xml:space="preserve"> </w:t>
      </w:r>
      <w:r w:rsidRPr="0016195E">
        <w:rPr>
          <w:rFonts w:ascii="Times New Roman" w:hAnsi="Times New Roman" w:cs="Times New Roman"/>
        </w:rPr>
        <w:t>Basicamente, os métodos ágeis são um conjunto de práticas eficazes que se destinam a permitir a entrega rápida e de alta qualidade do produto, tendo uma abordagem de negócios que alinha o desenvolvimento do projeto com as necessidades do cliente e os objetivos da empresa. (BERNARDO, 2015)</w:t>
      </w:r>
    </w:p>
    <w:p w:rsidR="00880DC5" w:rsidRPr="0086459D" w:rsidRDefault="00880DC5" w:rsidP="009F7B82">
      <w:pPr>
        <w:pStyle w:val="PargrafodaLista"/>
        <w:spacing w:after="0" w:line="240" w:lineRule="auto"/>
        <w:ind w:left="2268"/>
        <w:jc w:val="both"/>
        <w:rPr>
          <w:rFonts w:ascii="Times New Roman" w:hAnsi="Times New Roman" w:cs="Times New Roman"/>
        </w:rPr>
      </w:pPr>
    </w:p>
    <w:p w:rsidR="00A815DE" w:rsidRPr="00A815DE" w:rsidRDefault="00A815DE" w:rsidP="00A815DE">
      <w:pPr>
        <w:pStyle w:val="PargrafodaLista"/>
        <w:spacing w:after="0" w:line="360" w:lineRule="auto"/>
        <w:ind w:firstLine="851"/>
        <w:jc w:val="both"/>
        <w:rPr>
          <w:ins w:id="465" w:author="DRAGO LAYMANN" w:date="2017-04-01T18:38:00Z"/>
          <w:rFonts w:ascii="Times New Roman" w:hAnsi="Times New Roman" w:cs="Times New Roman"/>
          <w:sz w:val="24"/>
          <w:szCs w:val="24"/>
          <w:rPrChange w:id="466" w:author="DRAGO LAYMANN" w:date="2017-04-01T18:41:00Z">
            <w:rPr>
              <w:ins w:id="467" w:author="DRAGO LAYMANN" w:date="2017-04-01T18:38:00Z"/>
            </w:rPr>
          </w:rPrChange>
        </w:rPr>
        <w:pPrChange w:id="468" w:author="DRAGO LAYMANN" w:date="2017-04-01T18:41:00Z">
          <w:pPr>
            <w:pStyle w:val="PargrafodaLista"/>
            <w:spacing w:after="0" w:line="360" w:lineRule="auto"/>
            <w:ind w:firstLine="851"/>
            <w:jc w:val="both"/>
          </w:pPr>
        </w:pPrChange>
      </w:pPr>
      <w:ins w:id="469" w:author="DRAGO LAYMANN" w:date="2017-04-01T18:34:00Z">
        <w:r>
          <w:rPr>
            <w:rFonts w:ascii="Times New Roman" w:hAnsi="Times New Roman" w:cs="Times New Roman"/>
            <w:sz w:val="24"/>
            <w:szCs w:val="24"/>
          </w:rPr>
          <w:t>As práticas utilizadas serão</w:t>
        </w:r>
      </w:ins>
      <w:ins w:id="470" w:author="DRAGO LAYMANN" w:date="2017-04-01T18:37:00Z">
        <w:r>
          <w:rPr>
            <w:rFonts w:ascii="Times New Roman" w:hAnsi="Times New Roman" w:cs="Times New Roman"/>
            <w:sz w:val="24"/>
            <w:szCs w:val="24"/>
          </w:rPr>
          <w:t>:</w:t>
        </w:r>
      </w:ins>
    </w:p>
    <w:p w:rsidR="00A815DE" w:rsidRPr="00A815DE" w:rsidRDefault="00A815DE" w:rsidP="00A815DE">
      <w:pPr>
        <w:pStyle w:val="PargrafodaLista"/>
        <w:spacing w:after="0" w:line="360" w:lineRule="auto"/>
        <w:ind w:firstLine="851"/>
        <w:jc w:val="both"/>
        <w:rPr>
          <w:ins w:id="471" w:author="DRAGO LAYMANN" w:date="2017-04-01T18:41:00Z"/>
          <w:rFonts w:ascii="Times New Roman" w:hAnsi="Times New Roman" w:cs="Times New Roman"/>
          <w:b/>
          <w:sz w:val="24"/>
          <w:szCs w:val="24"/>
          <w:rPrChange w:id="472" w:author="DRAGO LAYMANN" w:date="2017-04-01T18:41:00Z">
            <w:rPr>
              <w:ins w:id="473" w:author="DRAGO LAYMANN" w:date="2017-04-01T18:41:00Z"/>
              <w:rFonts w:ascii="Times New Roman" w:hAnsi="Times New Roman" w:cs="Times New Roman"/>
              <w:sz w:val="24"/>
              <w:szCs w:val="24"/>
            </w:rPr>
          </w:rPrChange>
        </w:rPr>
        <w:pPrChange w:id="474" w:author="DRAGO LAYMANN" w:date="2017-04-01T18:38:00Z">
          <w:pPr>
            <w:pStyle w:val="PargrafodaLista"/>
            <w:spacing w:after="0" w:line="360" w:lineRule="auto"/>
            <w:ind w:firstLine="851"/>
            <w:jc w:val="both"/>
          </w:pPr>
        </w:pPrChange>
      </w:pPr>
      <w:ins w:id="475" w:author="DRAGO LAYMANN" w:date="2017-04-01T18:38:00Z">
        <w:r w:rsidRPr="00A815DE">
          <w:rPr>
            <w:rFonts w:ascii="Times New Roman" w:hAnsi="Times New Roman" w:cs="Times New Roman"/>
            <w:b/>
            <w:sz w:val="24"/>
            <w:szCs w:val="24"/>
            <w:rPrChange w:id="476" w:author="DRAGO LAYMANN" w:date="2017-04-01T18:41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- Programação em par</w:t>
        </w:r>
      </w:ins>
    </w:p>
    <w:p w:rsidR="00972507" w:rsidRDefault="00A815DE" w:rsidP="00972507">
      <w:pPr>
        <w:pStyle w:val="PargrafodaLista"/>
        <w:spacing w:after="0" w:line="360" w:lineRule="auto"/>
        <w:ind w:firstLine="851"/>
        <w:jc w:val="both"/>
        <w:rPr>
          <w:ins w:id="477" w:author="DRAGO LAYMANN" w:date="2017-04-01T18:45:00Z"/>
          <w:rFonts w:ascii="Times New Roman" w:hAnsi="Times New Roman" w:cs="Times New Roman"/>
          <w:sz w:val="24"/>
          <w:szCs w:val="24"/>
        </w:rPr>
        <w:pPrChange w:id="478" w:author="DRAGO LAYMANN" w:date="2017-04-01T18:44:00Z">
          <w:pPr>
            <w:pStyle w:val="PargrafodaLista"/>
            <w:spacing w:after="0" w:line="360" w:lineRule="auto"/>
            <w:ind w:firstLine="851"/>
            <w:jc w:val="both"/>
          </w:pPr>
        </w:pPrChange>
      </w:pPr>
      <w:ins w:id="479" w:author="DRAGO LAYMANN" w:date="2017-04-01T18:41:00Z">
        <w:r w:rsidRPr="00A815DE">
          <w:rPr>
            <w:rFonts w:ascii="Times New Roman" w:hAnsi="Times New Roman" w:cs="Times New Roman"/>
            <w:sz w:val="24"/>
            <w:szCs w:val="24"/>
          </w:rPr>
          <w:t>Sabe-se que revisão por pares (peer review) é uma boa prática de desen</w:t>
        </w:r>
        <w:r w:rsidRPr="00A815DE">
          <w:rPr>
            <w:rFonts w:ascii="Times New Roman" w:hAnsi="Times New Roman" w:cs="Times New Roman"/>
            <w:sz w:val="24"/>
            <w:szCs w:val="24"/>
            <w:rPrChange w:id="480" w:author="DRAGO LAYMANN" w:date="2017-04-01T18:41:00Z">
              <w:rPr/>
            </w:rPrChange>
          </w:rPr>
          <w:t>volvimento que aumenta a qualidade do software e a colaboração no time.</w:t>
        </w:r>
      </w:ins>
      <w:ins w:id="481" w:author="DRAGO LAYMANN" w:date="2017-04-01T18:43:00Z"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Pr="00A815DE">
          <w:rPr>
            <w:rFonts w:ascii="Times New Roman" w:hAnsi="Times New Roman" w:cs="Times New Roman"/>
            <w:sz w:val="24"/>
            <w:szCs w:val="24"/>
          </w:rPr>
          <w:t>Isso significa ter duas pessoas piloto e copiloto trabalhando</w:t>
        </w:r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Pr="00A815DE">
          <w:rPr>
            <w:rFonts w:ascii="Times New Roman" w:hAnsi="Times New Roman" w:cs="Times New Roman"/>
            <w:sz w:val="24"/>
            <w:szCs w:val="24"/>
            <w:rPrChange w:id="482" w:author="DRAGO LAYMANN" w:date="2017-04-01T18:43:00Z">
              <w:rPr/>
            </w:rPrChange>
          </w:rPr>
          <w:t>juntas em apenas um computador, com foco em uma única tarefa e ao mesmo</w:t>
        </w:r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Pr="00A815DE">
          <w:rPr>
            <w:rFonts w:ascii="Times New Roman" w:hAnsi="Times New Roman" w:cs="Times New Roman"/>
            <w:sz w:val="24"/>
            <w:szCs w:val="24"/>
          </w:rPr>
          <w:t>tempo.</w:t>
        </w:r>
      </w:ins>
      <w:ins w:id="483" w:author="DRAGO LAYMANN" w:date="2017-04-01T18:44:00Z">
        <w:r w:rsidR="00972507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972507" w:rsidRPr="00972507">
          <w:rPr>
            <w:rFonts w:ascii="Times New Roman" w:hAnsi="Times New Roman" w:cs="Times New Roman"/>
            <w:sz w:val="24"/>
            <w:szCs w:val="24"/>
          </w:rPr>
          <w:t>O piloto programa, enquanto o copiloto acompa</w:t>
        </w:r>
        <w:r w:rsidR="00972507" w:rsidRPr="00972507">
          <w:rPr>
            <w:rFonts w:ascii="Times New Roman" w:hAnsi="Times New Roman" w:cs="Times New Roman"/>
            <w:sz w:val="24"/>
            <w:szCs w:val="24"/>
            <w:rPrChange w:id="484" w:author="DRAGO LAYMANN" w:date="2017-04-01T18:44:00Z">
              <w:rPr/>
            </w:rPrChange>
          </w:rPr>
          <w:t>nha e cuida de tudo o que está sendo realizado, pensando em casos de testes,</w:t>
        </w:r>
        <w:r w:rsidR="00972507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972507" w:rsidRPr="00972507">
          <w:rPr>
            <w:rFonts w:ascii="Times New Roman" w:hAnsi="Times New Roman" w:cs="Times New Roman"/>
            <w:sz w:val="24"/>
            <w:szCs w:val="24"/>
            <w:rPrChange w:id="485" w:author="DRAGO LAYMANN" w:date="2017-04-01T18:44:00Z">
              <w:rPr/>
            </w:rPrChange>
          </w:rPr>
          <w:t>desde o padrão de codificação até questões de arquitetura. A troca de papéis</w:t>
        </w:r>
        <w:r w:rsidR="00972507"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="00972507" w:rsidRPr="00972507">
          <w:rPr>
            <w:rFonts w:ascii="Times New Roman" w:hAnsi="Times New Roman" w:cs="Times New Roman"/>
            <w:sz w:val="24"/>
            <w:szCs w:val="24"/>
            <w:rPrChange w:id="486" w:author="DRAGO LAYMANN" w:date="2017-04-01T18:44:00Z">
              <w:rPr/>
            </w:rPrChange>
          </w:rPr>
          <w:t>é essencial para colaboração e partilha de conhecimento.</w:t>
        </w:r>
      </w:ins>
      <w:ins w:id="487" w:author="DRAGO LAYMANN" w:date="2017-04-01T18:48:00Z">
        <w:r w:rsidR="00972507"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488" w:author="DRAGO LAYMANN" w:date="2017-04-01T18:49:00Z">
        <w:r w:rsidR="00972507">
          <w:rPr>
            <w:rFonts w:ascii="Times New Roman" w:hAnsi="Times New Roman" w:cs="Times New Roman"/>
            <w:sz w:val="24"/>
            <w:szCs w:val="24"/>
          </w:rPr>
          <w:t>()</w:t>
        </w:r>
      </w:ins>
    </w:p>
    <w:p w:rsidR="00972507" w:rsidRDefault="00972507" w:rsidP="00972507">
      <w:pPr>
        <w:pStyle w:val="PargrafodaLista"/>
        <w:spacing w:after="0" w:line="360" w:lineRule="auto"/>
        <w:ind w:firstLine="851"/>
        <w:jc w:val="both"/>
        <w:rPr>
          <w:ins w:id="489" w:author="DRAGO LAYMANN" w:date="2017-04-01T18:46:00Z"/>
          <w:rFonts w:ascii="Times New Roman" w:hAnsi="Times New Roman" w:cs="Times New Roman"/>
          <w:b/>
          <w:sz w:val="24"/>
          <w:szCs w:val="24"/>
        </w:rPr>
        <w:pPrChange w:id="490" w:author="DRAGO LAYMANN" w:date="2017-04-01T18:44:00Z">
          <w:pPr>
            <w:pStyle w:val="PargrafodaLista"/>
            <w:spacing w:after="0" w:line="360" w:lineRule="auto"/>
            <w:ind w:firstLine="851"/>
            <w:jc w:val="both"/>
          </w:pPr>
        </w:pPrChange>
      </w:pPr>
      <w:ins w:id="491" w:author="DRAGO LAYMANN" w:date="2017-04-01T18:45:00Z">
        <w:r>
          <w:rPr>
            <w:rFonts w:ascii="Times New Roman" w:hAnsi="Times New Roman" w:cs="Times New Roman"/>
            <w:b/>
            <w:sz w:val="24"/>
            <w:szCs w:val="24"/>
          </w:rPr>
          <w:t>- Posse Coletiva</w:t>
        </w:r>
      </w:ins>
    </w:p>
    <w:p w:rsidR="00972507" w:rsidRDefault="00972507" w:rsidP="00972507">
      <w:pPr>
        <w:pStyle w:val="PargrafodaLista"/>
        <w:spacing w:after="0" w:line="360" w:lineRule="auto"/>
        <w:ind w:firstLine="851"/>
        <w:jc w:val="both"/>
        <w:rPr>
          <w:ins w:id="492" w:author="DRAGO LAYMANN" w:date="2017-04-01T18:51:00Z"/>
          <w:rFonts w:ascii="Times New Roman" w:hAnsi="Times New Roman" w:cs="Times New Roman"/>
          <w:sz w:val="24"/>
          <w:szCs w:val="24"/>
        </w:rPr>
        <w:pPrChange w:id="493" w:author="DRAGO LAYMANN" w:date="2017-04-01T18:47:00Z">
          <w:pPr>
            <w:pStyle w:val="PargrafodaLista"/>
            <w:spacing w:after="0" w:line="360" w:lineRule="auto"/>
            <w:ind w:firstLine="851"/>
            <w:jc w:val="both"/>
          </w:pPr>
        </w:pPrChange>
      </w:pPr>
      <w:ins w:id="494" w:author="DRAGO LAYMANN" w:date="2017-04-01T18:46:00Z">
        <w:r w:rsidRPr="00972507">
          <w:rPr>
            <w:rFonts w:ascii="Times New Roman" w:hAnsi="Times New Roman" w:cs="Times New Roman"/>
            <w:sz w:val="24"/>
            <w:szCs w:val="24"/>
          </w:rPr>
          <w:t>Posse coletiva é uma prática indispensável no XP, pois envolve colabora</w:t>
        </w:r>
        <w:r w:rsidRPr="00972507">
          <w:rPr>
            <w:rFonts w:ascii="Times New Roman" w:hAnsi="Times New Roman" w:cs="Times New Roman"/>
            <w:sz w:val="24"/>
            <w:szCs w:val="24"/>
            <w:rPrChange w:id="495" w:author="DRAGO LAYMANN" w:date="2017-04-01T18:46:00Z">
              <w:rPr/>
            </w:rPrChange>
          </w:rPr>
          <w:t>ção, comunicação e feedback. Com a posse coletiva, qualquer membro ou par</w:t>
        </w:r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r w:rsidRPr="00972507">
          <w:rPr>
            <w:rFonts w:ascii="Times New Roman" w:hAnsi="Times New Roman" w:cs="Times New Roman"/>
            <w:sz w:val="24"/>
            <w:szCs w:val="24"/>
            <w:rPrChange w:id="496" w:author="DRAGO LAYMANN" w:date="2017-04-01T18:46:00Z">
              <w:rPr/>
            </w:rPrChange>
          </w:rPr>
          <w:t>do time pode implementar uma funcionalidade, arrumar um bug ou refato</w:t>
        </w:r>
        <w:r w:rsidRPr="00972507">
          <w:rPr>
            <w:rFonts w:ascii="Times New Roman" w:hAnsi="Times New Roman" w:cs="Times New Roman"/>
            <w:sz w:val="24"/>
            <w:szCs w:val="24"/>
            <w:rPrChange w:id="497" w:author="DRAGO LAYMANN" w:date="2017-04-01T18:47:00Z">
              <w:rPr/>
            </w:rPrChange>
          </w:rPr>
          <w:t xml:space="preserve">rar em qualquer parte do código, a qualquer momento. </w:t>
        </w:r>
      </w:ins>
    </w:p>
    <w:p w:rsidR="00D34F8E" w:rsidRDefault="00D34F8E" w:rsidP="00972507">
      <w:pPr>
        <w:pStyle w:val="PargrafodaLista"/>
        <w:spacing w:after="0" w:line="360" w:lineRule="auto"/>
        <w:ind w:firstLine="851"/>
        <w:jc w:val="both"/>
        <w:rPr>
          <w:ins w:id="498" w:author="DRAGO LAYMANN" w:date="2017-04-01T18:54:00Z"/>
          <w:rFonts w:ascii="Times New Roman" w:hAnsi="Times New Roman" w:cs="Times New Roman"/>
          <w:sz w:val="24"/>
          <w:szCs w:val="24"/>
        </w:rPr>
        <w:pPrChange w:id="499" w:author="DRAGO LAYMANN" w:date="2017-04-01T18:47:00Z">
          <w:pPr>
            <w:pStyle w:val="PargrafodaLista"/>
            <w:spacing w:after="0" w:line="360" w:lineRule="auto"/>
            <w:ind w:firstLine="851"/>
            <w:jc w:val="both"/>
          </w:pPr>
        </w:pPrChange>
      </w:pPr>
      <w:ins w:id="500" w:author="DRAGO LAYMANN" w:date="2017-04-01T18:54:00Z">
        <w:r>
          <w:rPr>
            <w:rFonts w:ascii="Times New Roman" w:hAnsi="Times New Roman" w:cs="Times New Roman"/>
            <w:sz w:val="24"/>
            <w:szCs w:val="24"/>
          </w:rPr>
          <w:t>-</w:t>
        </w:r>
        <w:r w:rsidRPr="00D34F8E">
          <w:rPr>
            <w:rFonts w:ascii="Times New Roman" w:hAnsi="Times New Roman" w:cs="Times New Roman"/>
            <w:b/>
            <w:sz w:val="24"/>
            <w:szCs w:val="24"/>
            <w:rPrChange w:id="501" w:author="DRAGO LAYMANN" w:date="2017-04-01T18:55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Refatoração</w:t>
        </w:r>
      </w:ins>
    </w:p>
    <w:p w:rsidR="00D34F8E" w:rsidRPr="00D34F8E" w:rsidRDefault="00D34F8E" w:rsidP="00D34F8E">
      <w:pPr>
        <w:pStyle w:val="PargrafodaLista"/>
        <w:spacing w:after="0" w:line="360" w:lineRule="auto"/>
        <w:ind w:firstLine="851"/>
        <w:jc w:val="both"/>
        <w:rPr>
          <w:ins w:id="502" w:author="DRAGO LAYMANN" w:date="2017-04-01T18:56:00Z"/>
          <w:rFonts w:ascii="Times New Roman" w:hAnsi="Times New Roman" w:cs="Times New Roman"/>
          <w:sz w:val="24"/>
          <w:szCs w:val="24"/>
          <w:rPrChange w:id="503" w:author="DRAGO LAYMANN" w:date="2017-04-01T18:58:00Z">
            <w:rPr>
              <w:ins w:id="504" w:author="DRAGO LAYMANN" w:date="2017-04-01T18:56:00Z"/>
            </w:rPr>
          </w:rPrChange>
        </w:rPr>
        <w:pPrChange w:id="505" w:author="DRAGO LAYMANN" w:date="2017-04-01T18:58:00Z">
          <w:pPr>
            <w:pStyle w:val="PargrafodaLista"/>
            <w:spacing w:after="0" w:line="360" w:lineRule="auto"/>
            <w:ind w:firstLine="851"/>
            <w:jc w:val="both"/>
          </w:pPr>
        </w:pPrChange>
      </w:pPr>
      <w:ins w:id="506" w:author="DRAGO LAYMANN" w:date="2017-04-01T18:54:00Z">
        <w:r w:rsidRPr="00D34F8E">
          <w:rPr>
            <w:rFonts w:ascii="Times New Roman" w:hAnsi="Times New Roman" w:cs="Times New Roman"/>
            <w:sz w:val="24"/>
            <w:szCs w:val="24"/>
          </w:rPr>
          <w:t>Uma refatoração é uma mudança feita na estrutura interna do software</w:t>
        </w:r>
      </w:ins>
      <w:ins w:id="507" w:author="DRAGO LAYMANN" w:date="2017-04-01T18:58:00Z"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508" w:author="DRAGO LAYMANN" w:date="2017-04-01T18:54:00Z">
        <w:r w:rsidRPr="00D34F8E">
          <w:rPr>
            <w:rFonts w:ascii="Times New Roman" w:hAnsi="Times New Roman" w:cs="Times New Roman"/>
            <w:sz w:val="24"/>
            <w:szCs w:val="24"/>
            <w:rPrChange w:id="509" w:author="DRAGO LAYMANN" w:date="2017-04-01T18:58:00Z">
              <w:rPr/>
            </w:rPrChange>
          </w:rPr>
          <w:t>que o faz ficar mais fácil de entender e mais barato de modificá-lo</w:t>
        </w:r>
      </w:ins>
    </w:p>
    <w:p w:rsidR="00D34F8E" w:rsidRDefault="00D34F8E" w:rsidP="00D34F8E">
      <w:pPr>
        <w:pStyle w:val="PargrafodaLista"/>
        <w:spacing w:after="0" w:line="360" w:lineRule="auto"/>
        <w:ind w:firstLine="851"/>
        <w:jc w:val="both"/>
        <w:rPr>
          <w:ins w:id="510" w:author="DRAGO LAYMANN" w:date="2017-04-01T18:56:00Z"/>
          <w:rFonts w:ascii="Times New Roman" w:hAnsi="Times New Roman" w:cs="Times New Roman"/>
          <w:b/>
          <w:sz w:val="24"/>
          <w:szCs w:val="24"/>
        </w:rPr>
        <w:pPrChange w:id="511" w:author="DRAGO LAYMANN" w:date="2017-04-01T18:47:00Z">
          <w:pPr>
            <w:pStyle w:val="PargrafodaLista"/>
            <w:spacing w:after="0" w:line="360" w:lineRule="auto"/>
            <w:ind w:firstLine="851"/>
            <w:jc w:val="both"/>
          </w:pPr>
        </w:pPrChange>
      </w:pPr>
      <w:ins w:id="512" w:author="DRAGO LAYMANN" w:date="2017-04-01T18:58:00Z">
        <w:r>
          <w:rPr>
            <w:rFonts w:ascii="Times New Roman" w:hAnsi="Times New Roman" w:cs="Times New Roman"/>
            <w:b/>
            <w:sz w:val="24"/>
            <w:szCs w:val="24"/>
          </w:rPr>
          <w:t>-</w:t>
        </w:r>
      </w:ins>
      <w:ins w:id="513" w:author="DRAGO LAYMANN" w:date="2017-04-01T18:56:00Z">
        <w:r>
          <w:rPr>
            <w:rFonts w:ascii="Times New Roman" w:hAnsi="Times New Roman" w:cs="Times New Roman"/>
            <w:b/>
            <w:sz w:val="24"/>
            <w:szCs w:val="24"/>
          </w:rPr>
          <w:t>Padrão de Codificação</w:t>
        </w:r>
      </w:ins>
    </w:p>
    <w:p w:rsidR="00880DC5" w:rsidRPr="00D34F8E" w:rsidRDefault="00D34F8E" w:rsidP="00D34F8E">
      <w:pPr>
        <w:pStyle w:val="PargrafodaLista"/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rPrChange w:id="514" w:author="DRAGO LAYMANN" w:date="2017-04-01T18:58:00Z">
            <w:rPr/>
          </w:rPrChange>
        </w:rPr>
        <w:pPrChange w:id="515" w:author="DRAGO LAYMANN" w:date="2017-04-01T18:58:00Z">
          <w:pPr>
            <w:pStyle w:val="PargrafodaLista"/>
            <w:spacing w:after="0" w:line="360" w:lineRule="auto"/>
            <w:ind w:firstLine="851"/>
            <w:jc w:val="both"/>
          </w:pPr>
        </w:pPrChange>
      </w:pPr>
      <w:ins w:id="516" w:author="DRAGO LAYMANN" w:date="2017-04-01T18:56:00Z">
        <w:r w:rsidRPr="00D34F8E">
          <w:rPr>
            <w:rFonts w:ascii="Times New Roman" w:hAnsi="Times New Roman" w:cs="Times New Roman"/>
            <w:sz w:val="24"/>
            <w:szCs w:val="24"/>
          </w:rPr>
          <w:t>Pelo fato de todos no time XP estarem trabalhando juntos em cada parte</w:t>
        </w:r>
      </w:ins>
      <w:ins w:id="517" w:author="DRAGO LAYMANN" w:date="2017-04-01T18:58:00Z"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</w:ins>
      <w:ins w:id="518" w:author="DRAGO LAYMANN" w:date="2017-04-01T18:56:00Z">
        <w:r w:rsidRPr="00D34F8E">
          <w:rPr>
            <w:rFonts w:ascii="Times New Roman" w:hAnsi="Times New Roman" w:cs="Times New Roman"/>
            <w:sz w:val="24"/>
            <w:szCs w:val="24"/>
            <w:rPrChange w:id="519" w:author="DRAGO LAYMANN" w:date="2017-04-01T18:58:00Z">
              <w:rPr/>
            </w:rPrChange>
          </w:rPr>
          <w:t>do sistema e refatorando código não se</w:t>
        </w:r>
      </w:ins>
      <w:ins w:id="520" w:author="DRAGO LAYMANN" w:date="2017-04-01T18:57:00Z">
        <w:r w:rsidRPr="00D34F8E">
          <w:rPr>
            <w:rFonts w:ascii="Times New Roman" w:hAnsi="Times New Roman" w:cs="Times New Roman"/>
            <w:sz w:val="24"/>
            <w:szCs w:val="24"/>
            <w:rPrChange w:id="521" w:author="DRAGO LAYMANN" w:date="2017-04-01T18:58:00Z">
              <w:rPr/>
            </w:rPrChange>
          </w:rPr>
          <w:t xml:space="preserve"> </w:t>
        </w:r>
      </w:ins>
      <w:ins w:id="522" w:author="DRAGO LAYMANN" w:date="2017-04-01T18:56:00Z">
        <w:r w:rsidRPr="00D34F8E">
          <w:rPr>
            <w:rFonts w:ascii="Times New Roman" w:hAnsi="Times New Roman" w:cs="Times New Roman"/>
            <w:sz w:val="24"/>
            <w:szCs w:val="24"/>
            <w:rPrChange w:id="523" w:author="DRAGO LAYMANN" w:date="2017-04-01T18:58:00Z">
              <w:rPr/>
            </w:rPrChange>
          </w:rPr>
          <w:t>pode haver diferentes formas de codificação.</w:t>
        </w:r>
      </w:ins>
      <w:ins w:id="524" w:author="DRAGO LAYMANN" w:date="2017-04-01T18:57:00Z">
        <w:r w:rsidRPr="00D34F8E">
          <w:t xml:space="preserve"> </w:t>
        </w:r>
        <w:r w:rsidRPr="00D34F8E">
          <w:rPr>
            <w:rFonts w:ascii="Times New Roman" w:hAnsi="Times New Roman" w:cs="Times New Roman"/>
            <w:sz w:val="24"/>
            <w:szCs w:val="24"/>
            <w:rPrChange w:id="525" w:author="DRAGO LAYMANN" w:date="2017-04-01T18:58:00Z">
              <w:rPr/>
            </w:rPrChange>
          </w:rPr>
          <w:t>Um padrão torna-se necessário, pois deve facilitar a comunicação entre o time, encorajando a posse coletiva, e evitando problemas na programação em pares e na refatoração.</w:t>
        </w:r>
      </w:ins>
      <w:del w:id="526" w:author="DRAGO LAYMANN" w:date="2017-04-01T18:37:00Z">
        <w:r w:rsidR="0016195E" w:rsidRPr="00D34F8E" w:rsidDel="00A815DE">
          <w:rPr>
            <w:rFonts w:ascii="Times New Roman" w:hAnsi="Times New Roman" w:cs="Times New Roman"/>
            <w:sz w:val="24"/>
            <w:szCs w:val="24"/>
            <w:rPrChange w:id="527" w:author="DRAGO LAYMANN" w:date="2017-04-01T18:58:00Z">
              <w:rPr/>
            </w:rPrChange>
          </w:rPr>
          <w:delText xml:space="preserve">O método escolhido será o </w:delText>
        </w:r>
      </w:del>
      <w:del w:id="528" w:author="DRAGO LAYMANN" w:date="2017-03-25T20:42:00Z">
        <w:r w:rsidR="0016195E" w:rsidRPr="00D34F8E" w:rsidDel="00F54FB3">
          <w:rPr>
            <w:rFonts w:ascii="Times New Roman" w:hAnsi="Times New Roman" w:cs="Times New Roman"/>
            <w:sz w:val="24"/>
            <w:szCs w:val="24"/>
            <w:rPrChange w:id="529" w:author="DRAGO LAYMANN" w:date="2017-04-01T18:58:00Z">
              <w:rPr/>
            </w:rPrChange>
          </w:rPr>
          <w:delText>Scrum</w:delText>
        </w:r>
      </w:del>
      <w:del w:id="530" w:author="DRAGO LAYMANN" w:date="2017-04-01T18:37:00Z">
        <w:r w:rsidR="0016195E" w:rsidRPr="00D34F8E" w:rsidDel="00A815DE">
          <w:rPr>
            <w:rFonts w:ascii="Times New Roman" w:hAnsi="Times New Roman" w:cs="Times New Roman"/>
            <w:sz w:val="24"/>
            <w:szCs w:val="24"/>
            <w:rPrChange w:id="531" w:author="DRAGO LAYMANN" w:date="2017-04-01T18:58:00Z">
              <w:rPr/>
            </w:rPrChange>
          </w:rPr>
          <w:delText>, por ser um método ágil utilizado em várias empresas de projetos de software e trazer resultados mais rapidamente gerando processos de rápido desenvolvimento em curto prazo.</w:delText>
        </w:r>
      </w:del>
    </w:p>
    <w:p w:rsidR="00E63848" w:rsidRPr="000F57AC" w:rsidDel="00F54FB3" w:rsidRDefault="0016195E" w:rsidP="0005793B">
      <w:pPr>
        <w:keepNext/>
        <w:numPr>
          <w:ilvl w:val="0"/>
          <w:numId w:val="4"/>
        </w:numPr>
        <w:spacing w:after="0" w:line="360" w:lineRule="auto"/>
        <w:jc w:val="both"/>
        <w:rPr>
          <w:del w:id="532" w:author="DRAGO LAYMANN" w:date="2017-03-25T20:44:00Z"/>
          <w:rFonts w:ascii="Times New Roman" w:hAnsi="Times New Roman" w:cs="Times New Roman"/>
          <w:b/>
          <w:color w:val="000000" w:themeColor="text1"/>
          <w:sz w:val="24"/>
        </w:rPr>
      </w:pPr>
      <w:del w:id="533" w:author="DRAGO LAYMANN" w:date="2017-03-25T20:44:00Z">
        <w:r w:rsidRPr="000F57AC" w:rsidDel="00F54FB3">
          <w:rPr>
            <w:rFonts w:ascii="Times New Roman" w:hAnsi="Times New Roman" w:cs="Times New Roman"/>
            <w:b/>
            <w:color w:val="000000" w:themeColor="text1"/>
            <w:sz w:val="24"/>
          </w:rPr>
          <w:lastRenderedPageBreak/>
          <w:delText xml:space="preserve">Figura </w:delText>
        </w:r>
        <w:r w:rsidRPr="000F57AC" w:rsidDel="00F54FB3">
          <w:rPr>
            <w:rFonts w:ascii="Times New Roman" w:hAnsi="Times New Roman" w:cs="Times New Roman"/>
            <w:b/>
            <w:color w:val="000000" w:themeColor="text1"/>
            <w:sz w:val="24"/>
          </w:rPr>
          <w:fldChar w:fldCharType="begin"/>
        </w:r>
        <w:r w:rsidRPr="000F57AC" w:rsidDel="00F54FB3">
          <w:rPr>
            <w:rFonts w:ascii="Times New Roman" w:hAnsi="Times New Roman" w:cs="Times New Roman"/>
            <w:b/>
            <w:color w:val="000000" w:themeColor="text1"/>
            <w:sz w:val="24"/>
          </w:rPr>
          <w:delInstrText xml:space="preserve"> SEQ Figura \* ARABIC </w:delInstrText>
        </w:r>
        <w:r w:rsidRPr="000F57AC" w:rsidDel="00F54FB3">
          <w:rPr>
            <w:rFonts w:ascii="Times New Roman" w:hAnsi="Times New Roman" w:cs="Times New Roman"/>
            <w:b/>
            <w:color w:val="000000" w:themeColor="text1"/>
            <w:sz w:val="24"/>
          </w:rPr>
          <w:fldChar w:fldCharType="separate"/>
        </w:r>
        <w:r w:rsidR="00E368B6" w:rsidDel="00F54FB3">
          <w:rPr>
            <w:rFonts w:ascii="Times New Roman" w:hAnsi="Times New Roman" w:cs="Times New Roman"/>
            <w:b/>
            <w:noProof/>
            <w:color w:val="000000" w:themeColor="text1"/>
            <w:sz w:val="24"/>
          </w:rPr>
          <w:delText>9</w:delText>
        </w:r>
        <w:r w:rsidRPr="000F57AC" w:rsidDel="00F54FB3">
          <w:rPr>
            <w:rFonts w:ascii="Times New Roman" w:hAnsi="Times New Roman" w:cs="Times New Roman"/>
            <w:b/>
            <w:noProof/>
            <w:color w:val="000000" w:themeColor="text1"/>
            <w:sz w:val="24"/>
          </w:rPr>
          <w:fldChar w:fldCharType="end"/>
        </w:r>
        <w:r w:rsidRPr="000F57AC" w:rsidDel="00F54FB3">
          <w:rPr>
            <w:rFonts w:ascii="Times New Roman" w:hAnsi="Times New Roman" w:cs="Times New Roman"/>
            <w:b/>
            <w:color w:val="000000" w:themeColor="text1"/>
            <w:sz w:val="24"/>
          </w:rPr>
          <w:delText xml:space="preserve"> - Visão geral do Scrum</w:delText>
        </w:r>
        <w:bookmarkStart w:id="534" w:name="_Toc478841737"/>
        <w:bookmarkStart w:id="535" w:name="_Toc478842291"/>
        <w:bookmarkStart w:id="536" w:name="_Toc478842399"/>
        <w:bookmarkEnd w:id="534"/>
        <w:bookmarkEnd w:id="535"/>
        <w:bookmarkEnd w:id="536"/>
      </w:del>
    </w:p>
    <w:p w:rsidR="00E63848" w:rsidRPr="000F57AC" w:rsidDel="00F54FB3" w:rsidRDefault="0016195E" w:rsidP="0005793B">
      <w:pPr>
        <w:keepNext/>
        <w:numPr>
          <w:ilvl w:val="0"/>
          <w:numId w:val="4"/>
        </w:numPr>
        <w:spacing w:after="0" w:line="360" w:lineRule="auto"/>
        <w:jc w:val="both"/>
        <w:rPr>
          <w:del w:id="537" w:author="DRAGO LAYMANN" w:date="2017-03-25T20:44:00Z"/>
          <w:rFonts w:ascii="Times New Roman" w:hAnsi="Times New Roman" w:cs="Times New Roman"/>
          <w:b/>
        </w:rPr>
      </w:pPr>
      <w:del w:id="538" w:author="DRAGO LAYMANN" w:date="2017-03-25T20:44:00Z">
        <w:r w:rsidRPr="000F57AC" w:rsidDel="00F54FB3">
          <w:rPr>
            <w:rFonts w:ascii="Times New Roman" w:hAnsi="Times New Roman" w:cs="Times New Roman"/>
            <w:b/>
            <w:color w:val="000000" w:themeColor="text1"/>
          </w:rPr>
          <w:delText xml:space="preserve"> </w:delText>
        </w:r>
        <w:r w:rsidR="002168A5">
          <w:rPr>
            <w:rFonts w:ascii="Times New Roman" w:hAnsi="Times New Roman" w:cs="Times New Roman"/>
            <w:sz w:val="24"/>
            <w:szCs w:val="24"/>
          </w:rPr>
          <w:pict w14:anchorId="4D1AF764">
            <v:shape id="_x0000_i1103" type="#_x0000_t75" style="width:453.75pt;height:322.5pt">
              <v:imagedata r:id="rId21" o:title="scrum-overview-mark-hoogveld"/>
            </v:shape>
          </w:pict>
        </w:r>
        <w:bookmarkStart w:id="539" w:name="_Toc478841738"/>
        <w:bookmarkStart w:id="540" w:name="_Toc478842292"/>
        <w:bookmarkStart w:id="541" w:name="_Toc478842400"/>
        <w:bookmarkEnd w:id="539"/>
        <w:bookmarkEnd w:id="540"/>
        <w:bookmarkEnd w:id="541"/>
      </w:del>
    </w:p>
    <w:p w:rsidR="002B2AE4" w:rsidRPr="0086459D" w:rsidDel="00F54FB3" w:rsidRDefault="0016195E" w:rsidP="0005793B">
      <w:pPr>
        <w:pStyle w:val="Legenda"/>
        <w:numPr>
          <w:ilvl w:val="0"/>
          <w:numId w:val="4"/>
        </w:numPr>
        <w:jc w:val="center"/>
        <w:rPr>
          <w:del w:id="542" w:author="DRAGO LAYMANN" w:date="2017-03-25T20:44:00Z"/>
          <w:rFonts w:ascii="Times New Roman" w:hAnsi="Times New Roman" w:cs="Times New Roman"/>
          <w:sz w:val="24"/>
          <w:szCs w:val="24"/>
        </w:rPr>
      </w:pPr>
      <w:del w:id="543" w:author="DRAGO LAYMANN" w:date="2017-03-25T20:44:00Z">
        <w:r w:rsidRPr="0016195E" w:rsidDel="00F54FB3">
          <w:rPr>
            <w:rFonts w:ascii="Times New Roman" w:hAnsi="Times New Roman" w:cs="Times New Roman"/>
            <w:color w:val="000000" w:themeColor="text1"/>
          </w:rPr>
          <w:delText xml:space="preserve"> </w:delText>
        </w:r>
        <w:bookmarkStart w:id="544" w:name="_Toc478841739"/>
        <w:bookmarkStart w:id="545" w:name="_Toc478842293"/>
        <w:bookmarkStart w:id="546" w:name="_Toc478842401"/>
        <w:bookmarkEnd w:id="544"/>
        <w:bookmarkEnd w:id="545"/>
        <w:bookmarkEnd w:id="546"/>
      </w:del>
    </w:p>
    <w:p w:rsidR="00CF0F48" w:rsidRPr="0086459D" w:rsidDel="00F54FB3" w:rsidRDefault="0086459D" w:rsidP="0005793B">
      <w:pPr>
        <w:numPr>
          <w:ilvl w:val="0"/>
          <w:numId w:val="4"/>
        </w:numPr>
        <w:rPr>
          <w:del w:id="547" w:author="DRAGO LAYMANN" w:date="2017-03-25T20:44:00Z"/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</w:rPr>
      </w:pPr>
      <w:del w:id="548" w:author="DRAGO LAYMANN" w:date="2017-03-25T20:44:00Z">
        <w:r w:rsidDel="00F54FB3">
          <w:rPr>
            <w:rFonts w:ascii="Times New Roman" w:hAnsi="Times New Roman" w:cs="Times New Roman"/>
          </w:rPr>
          <w:delText xml:space="preserve">FONTE: </w:delText>
        </w:r>
        <w:r w:rsidRPr="0086459D" w:rsidDel="00F54FB3">
          <w:rPr>
            <w:rFonts w:ascii="Times New Roman" w:hAnsi="Times New Roman" w:cs="Times New Roman"/>
            <w:color w:val="000000" w:themeColor="text1"/>
          </w:rPr>
          <w:delText>https://calvinx.com/2014/05/22/why-scrum-why-agile-development/</w:delText>
        </w:r>
        <w:bookmarkStart w:id="549" w:name="_Toc478841740"/>
        <w:bookmarkStart w:id="550" w:name="_Toc478842294"/>
        <w:bookmarkStart w:id="551" w:name="_Toc478842402"/>
        <w:bookmarkEnd w:id="549"/>
        <w:bookmarkEnd w:id="550"/>
        <w:bookmarkEnd w:id="551"/>
      </w:del>
    </w:p>
    <w:p w:rsidR="002B2AE4" w:rsidRPr="003F2955" w:rsidRDefault="0016195E" w:rsidP="0005793B">
      <w:pPr>
        <w:pStyle w:val="Ttulo1"/>
        <w:numPr>
          <w:ilvl w:val="0"/>
          <w:numId w:val="4"/>
        </w:numPr>
        <w:rPr>
          <w:rFonts w:ascii="Times New Roman" w:hAnsi="Times New Roman" w:cs="Times New Roman"/>
          <w:color w:val="auto"/>
        </w:rPr>
      </w:pPr>
      <w:bookmarkStart w:id="552" w:name="_Toc478842403"/>
      <w:r w:rsidRPr="003F2955">
        <w:rPr>
          <w:rFonts w:ascii="Times New Roman" w:hAnsi="Times New Roman" w:cs="Times New Roman"/>
          <w:color w:val="auto"/>
        </w:rPr>
        <w:t>FERRAMENTAS</w:t>
      </w:r>
      <w:bookmarkEnd w:id="552"/>
    </w:p>
    <w:p w:rsidR="00303089" w:rsidRPr="0086459D" w:rsidRDefault="00303089" w:rsidP="00303089">
      <w:pPr>
        <w:rPr>
          <w:rFonts w:ascii="Times New Roman" w:hAnsi="Times New Roman" w:cs="Times New Roman"/>
        </w:rPr>
      </w:pPr>
    </w:p>
    <w:p w:rsidR="00550C7B" w:rsidRDefault="00303089" w:rsidP="00836C9E">
      <w:pPr>
        <w:spacing w:after="0" w:line="360" w:lineRule="auto"/>
        <w:ind w:left="72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6459D">
        <w:rPr>
          <w:rFonts w:ascii="Times New Roman" w:hAnsi="Times New Roman" w:cs="Times New Roman"/>
          <w:sz w:val="24"/>
          <w:szCs w:val="24"/>
        </w:rPr>
        <w:t xml:space="preserve">Como ferramentas para o desenvolvimento do projeto, a princípio, foi utilizada </w:t>
      </w:r>
      <w:r w:rsidR="0016195E">
        <w:rPr>
          <w:rFonts w:ascii="Times New Roman" w:hAnsi="Times New Roman" w:cs="Times New Roman"/>
          <w:sz w:val="24"/>
          <w:szCs w:val="24"/>
        </w:rPr>
        <w:t>a ferramenta case ASTAH para diagramação de casos de uso e classe.</w:t>
      </w:r>
      <w:r w:rsidR="00225B3A">
        <w:rPr>
          <w:rFonts w:ascii="Times New Roman" w:hAnsi="Times New Roman" w:cs="Times New Roman"/>
          <w:sz w:val="24"/>
          <w:szCs w:val="24"/>
        </w:rPr>
        <w:t xml:space="preserve"> </w:t>
      </w:r>
      <w:r w:rsidR="0016195E">
        <w:rPr>
          <w:rFonts w:ascii="Times New Roman" w:hAnsi="Times New Roman" w:cs="Times New Roman"/>
          <w:sz w:val="24"/>
          <w:szCs w:val="24"/>
        </w:rPr>
        <w:t>Segundo Ramos</w:t>
      </w:r>
      <w:r w:rsidR="00225B3A">
        <w:rPr>
          <w:rFonts w:ascii="Times New Roman" w:hAnsi="Times New Roman" w:cs="Times New Roman"/>
          <w:sz w:val="24"/>
          <w:szCs w:val="24"/>
        </w:rPr>
        <w:t xml:space="preserve"> </w:t>
      </w:r>
      <w:r w:rsidR="0016195E">
        <w:rPr>
          <w:rFonts w:ascii="Times New Roman" w:hAnsi="Times New Roman" w:cs="Times New Roman"/>
          <w:sz w:val="24"/>
          <w:szCs w:val="24"/>
        </w:rPr>
        <w:t>(2006, p.23) a modelagem nos ajuda a visualizar o sistema, permitem especificar a estrutura ou o comportamento, ajudam a controlar e guiar o processo de construção e documentam as decisões tomadas.</w:t>
      </w:r>
    </w:p>
    <w:p w:rsidR="0000101B" w:rsidRDefault="0000101B" w:rsidP="00836C9E">
      <w:pPr>
        <w:spacing w:after="0" w:line="360" w:lineRule="auto"/>
        <w:ind w:left="72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o desenvolvimento do sistema na parte de front-end serão utilizadas as linguagens HTML5, CSS3 e Javascript.</w:t>
      </w:r>
    </w:p>
    <w:p w:rsidR="0000101B" w:rsidRDefault="0000101B" w:rsidP="00835A89">
      <w:pPr>
        <w:spacing w:after="0" w:line="240" w:lineRule="auto"/>
        <w:ind w:left="2268"/>
        <w:jc w:val="both"/>
        <w:rPr>
          <w:rFonts w:ascii="Times New Roman" w:hAnsi="Times New Roman" w:cs="Times New Roman"/>
        </w:rPr>
      </w:pPr>
      <w:r w:rsidRPr="0000101B">
        <w:rPr>
          <w:rFonts w:ascii="Times New Roman" w:hAnsi="Times New Roman" w:cs="Times New Roman"/>
        </w:rPr>
        <w:t>Seja um sistema interno de um banco, uma rede social, um grande portal de notícias ou sites para campanhas de publicidade, o meio comum hoje em dia é a web, e é bastante interessante ter uma ótima base de conhecimento sobre desenvolvimento front-end (um dos termos usados para se referenciar a interface de uma aplicação) para contribuir para o sucesso dos projetos que você estiver participando</w:t>
      </w:r>
      <w:r w:rsidR="00F12BEF">
        <w:rPr>
          <w:rFonts w:ascii="Times New Roman" w:hAnsi="Times New Roman" w:cs="Times New Roman"/>
        </w:rPr>
        <w:t xml:space="preserve"> (MAZZA, 2012)</w:t>
      </w:r>
      <w:r w:rsidRPr="0000101B">
        <w:rPr>
          <w:rFonts w:ascii="Times New Roman" w:hAnsi="Times New Roman" w:cs="Times New Roman"/>
        </w:rPr>
        <w:t>.</w:t>
      </w:r>
    </w:p>
    <w:p w:rsidR="00F12BEF" w:rsidRPr="0000101B" w:rsidRDefault="00F12BEF" w:rsidP="0000101B">
      <w:pPr>
        <w:spacing w:after="0" w:line="36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</w:p>
    <w:p w:rsidR="00A54AA9" w:rsidRPr="0086459D" w:rsidRDefault="0000101B" w:rsidP="00836C9E">
      <w:pPr>
        <w:spacing w:after="0" w:line="360" w:lineRule="auto"/>
        <w:ind w:left="720"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Já no back-end</w:t>
      </w:r>
      <w:r w:rsidR="0016195E">
        <w:rPr>
          <w:rFonts w:ascii="Times New Roman" w:hAnsi="Times New Roman" w:cs="Times New Roman"/>
          <w:sz w:val="24"/>
          <w:szCs w:val="24"/>
        </w:rPr>
        <w:t xml:space="preserve"> do sistema </w:t>
      </w:r>
      <w:r>
        <w:rPr>
          <w:rFonts w:ascii="Times New Roman" w:hAnsi="Times New Roman" w:cs="Times New Roman"/>
          <w:sz w:val="24"/>
          <w:szCs w:val="24"/>
        </w:rPr>
        <w:t xml:space="preserve">será </w:t>
      </w:r>
      <w:r w:rsidR="0016195E">
        <w:rPr>
          <w:rFonts w:ascii="Times New Roman" w:hAnsi="Times New Roman" w:cs="Times New Roman"/>
          <w:sz w:val="24"/>
          <w:szCs w:val="24"/>
        </w:rPr>
        <w:t>utilizada a linguage</w:t>
      </w:r>
      <w:r>
        <w:rPr>
          <w:rFonts w:ascii="Times New Roman" w:hAnsi="Times New Roman" w:cs="Times New Roman"/>
          <w:sz w:val="24"/>
          <w:szCs w:val="24"/>
        </w:rPr>
        <w:t>m</w:t>
      </w:r>
      <w:r w:rsidR="0016195E">
        <w:rPr>
          <w:rFonts w:ascii="Times New Roman" w:hAnsi="Times New Roman" w:cs="Times New Roman"/>
          <w:sz w:val="24"/>
          <w:szCs w:val="24"/>
        </w:rPr>
        <w:t xml:space="preserve"> PHP. O banco de dados utilizado será o MySQL e para auxiliar a administração</w:t>
      </w:r>
      <w:r w:rsidR="00DF78D9">
        <w:rPr>
          <w:rFonts w:ascii="Times New Roman" w:hAnsi="Times New Roman" w:cs="Times New Roman"/>
          <w:sz w:val="24"/>
          <w:szCs w:val="24"/>
        </w:rPr>
        <w:t xml:space="preserve"> do banco</w:t>
      </w:r>
      <w:r w:rsidR="0016195E">
        <w:rPr>
          <w:rFonts w:ascii="Times New Roman" w:hAnsi="Times New Roman" w:cs="Times New Roman"/>
          <w:sz w:val="24"/>
          <w:szCs w:val="24"/>
        </w:rPr>
        <w:t xml:space="preserve"> será utilizado o software phpMyAdmin. </w:t>
      </w:r>
    </w:p>
    <w:p w:rsidR="003A7818" w:rsidRPr="0086459D" w:rsidRDefault="0016195E" w:rsidP="00A54AA9">
      <w:pPr>
        <w:spacing w:after="0" w:line="240" w:lineRule="auto"/>
        <w:ind w:left="2268"/>
        <w:jc w:val="both"/>
        <w:rPr>
          <w:rFonts w:ascii="Times New Roman" w:hAnsi="Times New Roman" w:cs="Times New Roman"/>
        </w:rPr>
      </w:pPr>
      <w:r w:rsidRPr="0016195E">
        <w:rPr>
          <w:rFonts w:ascii="Times New Roman" w:hAnsi="Times New Roman" w:cs="Times New Roman"/>
        </w:rPr>
        <w:t>• PHP nasceu para a web e sua integração com servidores web é simples.</w:t>
      </w:r>
    </w:p>
    <w:p w:rsidR="003A7818" w:rsidRPr="0086459D" w:rsidRDefault="0016195E" w:rsidP="00A54AA9">
      <w:pPr>
        <w:spacing w:after="0" w:line="240" w:lineRule="auto"/>
        <w:ind w:left="2268"/>
        <w:jc w:val="both"/>
        <w:rPr>
          <w:rFonts w:ascii="Times New Roman" w:hAnsi="Times New Roman" w:cs="Times New Roman"/>
        </w:rPr>
      </w:pPr>
      <w:r w:rsidRPr="0016195E">
        <w:rPr>
          <w:rFonts w:ascii="Times New Roman" w:hAnsi="Times New Roman" w:cs="Times New Roman"/>
        </w:rPr>
        <w:t>• PHP tem uma curva de aprendizado suave, comparada a outras linguagens.</w:t>
      </w:r>
    </w:p>
    <w:p w:rsidR="003A7818" w:rsidRPr="0086459D" w:rsidRDefault="0016195E" w:rsidP="00A54AA9">
      <w:pPr>
        <w:spacing w:after="0" w:line="240" w:lineRule="auto"/>
        <w:ind w:left="2268"/>
        <w:jc w:val="both"/>
        <w:rPr>
          <w:rFonts w:ascii="Times New Roman" w:hAnsi="Times New Roman" w:cs="Times New Roman"/>
        </w:rPr>
      </w:pPr>
      <w:r w:rsidRPr="0016195E">
        <w:rPr>
          <w:rFonts w:ascii="Times New Roman" w:hAnsi="Times New Roman" w:cs="Times New Roman"/>
        </w:rPr>
        <w:t>• PHP e MySQL são tecnologias livres.</w:t>
      </w:r>
    </w:p>
    <w:p w:rsidR="003A7818" w:rsidRPr="0086459D" w:rsidRDefault="0016195E" w:rsidP="00A54AA9">
      <w:pPr>
        <w:spacing w:after="0" w:line="240" w:lineRule="auto"/>
        <w:ind w:left="2268"/>
        <w:jc w:val="both"/>
        <w:rPr>
          <w:rFonts w:ascii="Times New Roman" w:hAnsi="Times New Roman" w:cs="Times New Roman"/>
        </w:rPr>
      </w:pPr>
      <w:r w:rsidRPr="0016195E">
        <w:rPr>
          <w:rFonts w:ascii="Times New Roman" w:hAnsi="Times New Roman" w:cs="Times New Roman"/>
        </w:rPr>
        <w:t>• É fácil encontrar serviços de hospedagem que oferecem PHP e MySQL.</w:t>
      </w:r>
    </w:p>
    <w:p w:rsidR="003A7818" w:rsidRPr="0086459D" w:rsidRDefault="0016195E" w:rsidP="00A54AA9">
      <w:pPr>
        <w:spacing w:after="0" w:line="240" w:lineRule="auto"/>
        <w:ind w:left="2268"/>
        <w:jc w:val="both"/>
        <w:rPr>
          <w:rFonts w:ascii="Times New Roman" w:hAnsi="Times New Roman" w:cs="Times New Roman"/>
        </w:rPr>
      </w:pPr>
      <w:r w:rsidRPr="0016195E">
        <w:rPr>
          <w:rFonts w:ascii="Times New Roman" w:hAnsi="Times New Roman" w:cs="Times New Roman"/>
        </w:rPr>
        <w:t>• Serviços de hospedagem PHP e MySQL são mais baratos que serviços semelhantes para outras tecnologias.</w:t>
      </w:r>
    </w:p>
    <w:p w:rsidR="003A7818" w:rsidRPr="0086459D" w:rsidRDefault="0016195E" w:rsidP="00A54AA9">
      <w:pPr>
        <w:spacing w:after="0" w:line="24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  <w:r w:rsidRPr="0016195E">
        <w:rPr>
          <w:rFonts w:ascii="Times New Roman" w:hAnsi="Times New Roman" w:cs="Times New Roman"/>
        </w:rPr>
        <w:t>• MySQL é leve e rápido, mesmo para quantidades razoavelmente grandes de</w:t>
      </w:r>
      <w:r w:rsidR="00225B3A">
        <w:rPr>
          <w:rFonts w:ascii="Times New Roman" w:hAnsi="Times New Roman" w:cs="Times New Roman"/>
        </w:rPr>
        <w:t xml:space="preserve"> </w:t>
      </w:r>
      <w:r w:rsidRPr="0016195E">
        <w:rPr>
          <w:rFonts w:ascii="Times New Roman" w:hAnsi="Times New Roman" w:cs="Times New Roman"/>
        </w:rPr>
        <w:t>dados</w:t>
      </w:r>
      <w:r w:rsidR="00225B3A">
        <w:rPr>
          <w:rFonts w:ascii="Times New Roman" w:hAnsi="Times New Roman" w:cs="Times New Roman"/>
        </w:rPr>
        <w:t xml:space="preserve"> </w:t>
      </w:r>
      <w:r w:rsidRPr="0016195E">
        <w:rPr>
          <w:rFonts w:ascii="Times New Roman" w:hAnsi="Times New Roman" w:cs="Times New Roman"/>
        </w:rPr>
        <w:t>(BENTO,2014).</w:t>
      </w:r>
    </w:p>
    <w:p w:rsidR="003A7818" w:rsidRPr="0086459D" w:rsidRDefault="003A7818" w:rsidP="003A7818">
      <w:pPr>
        <w:spacing w:after="0" w:line="360" w:lineRule="auto"/>
        <w:ind w:left="72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03089" w:rsidRPr="0086459D" w:rsidRDefault="0016195E" w:rsidP="008C2482">
      <w:pPr>
        <w:ind w:left="720"/>
        <w:rPr>
          <w:rFonts w:ascii="Times New Roman" w:hAnsi="Times New Roman" w:cs="Times New Roman"/>
          <w:sz w:val="24"/>
          <w:szCs w:val="24"/>
        </w:rPr>
      </w:pPr>
      <w:r w:rsidRPr="0016195E">
        <w:rPr>
          <w:rFonts w:ascii="Times New Roman" w:hAnsi="Times New Roman" w:cs="Times New Roman"/>
        </w:rPr>
        <w:tab/>
      </w:r>
      <w:r w:rsidR="00910E7B" w:rsidRPr="0086459D">
        <w:rPr>
          <w:rFonts w:ascii="Times New Roman" w:hAnsi="Times New Roman" w:cs="Times New Roman"/>
          <w:sz w:val="24"/>
          <w:szCs w:val="24"/>
        </w:rPr>
        <w:t xml:space="preserve">Para o desenvolvimento do Aplicativo será utilizada a linguagem Java com </w:t>
      </w:r>
      <w:r w:rsidR="00225B3A" w:rsidRPr="0086459D">
        <w:rPr>
          <w:rFonts w:ascii="Times New Roman" w:hAnsi="Times New Roman" w:cs="Times New Roman"/>
          <w:sz w:val="24"/>
          <w:szCs w:val="24"/>
        </w:rPr>
        <w:t>auxílio</w:t>
      </w:r>
      <w:r w:rsidR="00910E7B" w:rsidRPr="0086459D">
        <w:rPr>
          <w:rFonts w:ascii="Times New Roman" w:hAnsi="Times New Roman" w:cs="Times New Roman"/>
          <w:sz w:val="24"/>
          <w:szCs w:val="24"/>
        </w:rPr>
        <w:t xml:space="preserve"> do IDE Android Studio.</w:t>
      </w:r>
    </w:p>
    <w:p w:rsidR="007C0B09" w:rsidRPr="0086459D" w:rsidRDefault="0016195E" w:rsidP="00A54AA9">
      <w:pPr>
        <w:spacing w:line="240" w:lineRule="auto"/>
        <w:ind w:left="2268"/>
        <w:jc w:val="both"/>
        <w:rPr>
          <w:rFonts w:ascii="Times New Roman" w:hAnsi="Times New Roman" w:cs="Times New Roman"/>
        </w:rPr>
      </w:pPr>
      <w:r w:rsidRPr="0016195E">
        <w:rPr>
          <w:rFonts w:ascii="Times New Roman" w:hAnsi="Times New Roman" w:cs="Times New Roman"/>
        </w:rPr>
        <w:tab/>
      </w:r>
      <w:r w:rsidR="007C0B09" w:rsidRPr="0086459D">
        <w:rPr>
          <w:rFonts w:ascii="Times New Roman" w:hAnsi="Times New Roman" w:cs="Times New Roman"/>
        </w:rPr>
        <w:t>Os Aplicativos And</w:t>
      </w:r>
      <w:r w:rsidR="00BC0583" w:rsidRPr="0086459D">
        <w:rPr>
          <w:rFonts w:ascii="Times New Roman" w:hAnsi="Times New Roman" w:cs="Times New Roman"/>
        </w:rPr>
        <w:t>r</w:t>
      </w:r>
      <w:r w:rsidR="007C0B09" w:rsidRPr="0086459D">
        <w:rPr>
          <w:rFonts w:ascii="Times New Roman" w:hAnsi="Times New Roman" w:cs="Times New Roman"/>
        </w:rPr>
        <w:t>oid são desenvolv</w:t>
      </w:r>
      <w:r w:rsidRPr="0016195E">
        <w:rPr>
          <w:rFonts w:ascii="Times New Roman" w:hAnsi="Times New Roman" w:cs="Times New Roman"/>
        </w:rPr>
        <w:t>idos com Java - uma das linguagens de programação mais usadas no mundo. Essa linguagem foi uma escolha lógica para a plataforma Android, pois é poderosa, gratuita, de código-fonte aberto e milhões de desenvolvedores já a conhecem. (Deitel,2015).</w:t>
      </w:r>
    </w:p>
    <w:p w:rsidR="007A7BEE" w:rsidRPr="0086459D" w:rsidRDefault="007A7BEE">
      <w:pPr>
        <w:rPr>
          <w:rFonts w:ascii="Times New Roman" w:hAnsi="Times New Roman" w:cs="Times New Roman"/>
        </w:rPr>
      </w:pPr>
    </w:p>
    <w:p w:rsidR="007A7BEE" w:rsidRPr="0086459D" w:rsidRDefault="007A7BEE">
      <w:pPr>
        <w:rPr>
          <w:rFonts w:ascii="Times New Roman" w:hAnsi="Times New Roman" w:cs="Times New Roman"/>
        </w:rPr>
      </w:pPr>
    </w:p>
    <w:p w:rsidR="00303089" w:rsidRPr="0086459D" w:rsidRDefault="00303089" w:rsidP="00303089">
      <w:pPr>
        <w:rPr>
          <w:rFonts w:ascii="Times New Roman" w:hAnsi="Times New Roman" w:cs="Times New Roman"/>
        </w:rPr>
      </w:pPr>
    </w:p>
    <w:p w:rsidR="00303089" w:rsidRPr="0086459D" w:rsidRDefault="00303089" w:rsidP="00303089">
      <w:pPr>
        <w:rPr>
          <w:rFonts w:ascii="Times New Roman" w:hAnsi="Times New Roman" w:cs="Times New Roman"/>
        </w:rPr>
      </w:pPr>
    </w:p>
    <w:p w:rsidR="002B2AE4" w:rsidRPr="0086459D" w:rsidRDefault="002B2AE4" w:rsidP="00880DC5">
      <w:pPr>
        <w:pStyle w:val="PargrafodaLista"/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:rsidR="002B2AE4" w:rsidRPr="0086459D" w:rsidRDefault="002B2AE4" w:rsidP="003E1B7C">
      <w:pPr>
        <w:pStyle w:val="PargrafodaLista"/>
        <w:spacing w:after="0" w:line="24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</w:p>
    <w:p w:rsidR="00154B1C" w:rsidRPr="0086459D" w:rsidRDefault="00154B1C" w:rsidP="003E1B7C">
      <w:pPr>
        <w:pStyle w:val="PargrafodaLista"/>
        <w:spacing w:after="0" w:line="24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</w:p>
    <w:p w:rsidR="00154B1C" w:rsidRPr="0086459D" w:rsidRDefault="00154B1C" w:rsidP="003E1B7C">
      <w:pPr>
        <w:pStyle w:val="PargrafodaLista"/>
        <w:spacing w:after="0" w:line="24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</w:p>
    <w:p w:rsidR="00154B1C" w:rsidRPr="0086459D" w:rsidRDefault="00154B1C" w:rsidP="003E1B7C">
      <w:pPr>
        <w:pStyle w:val="PargrafodaLista"/>
        <w:spacing w:after="0" w:line="240" w:lineRule="auto"/>
        <w:ind w:left="2268"/>
        <w:jc w:val="both"/>
        <w:rPr>
          <w:rFonts w:ascii="Times New Roman" w:hAnsi="Times New Roman" w:cs="Times New Roman"/>
          <w:sz w:val="24"/>
          <w:szCs w:val="24"/>
        </w:rPr>
      </w:pPr>
    </w:p>
    <w:p w:rsidR="00575926" w:rsidRDefault="00575926" w:rsidP="00154B1C">
      <w:pPr>
        <w:pStyle w:val="PargrafodaLista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6459D" w:rsidRPr="0086459D" w:rsidRDefault="0086459D" w:rsidP="00154B1C">
      <w:pPr>
        <w:pStyle w:val="PargrafodaLista"/>
        <w:ind w:left="2268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AF6EA1" w:rsidRDefault="0016195E" w:rsidP="0005793B">
      <w:pPr>
        <w:pStyle w:val="Ttulo1"/>
        <w:numPr>
          <w:ilvl w:val="0"/>
          <w:numId w:val="4"/>
        </w:numPr>
        <w:rPr>
          <w:rFonts w:ascii="Times New Roman" w:hAnsi="Times New Roman" w:cs="Times New Roman"/>
          <w:color w:val="auto"/>
        </w:rPr>
      </w:pPr>
      <w:bookmarkStart w:id="553" w:name="_Toc478842404"/>
      <w:r w:rsidRPr="003F2955">
        <w:rPr>
          <w:rFonts w:ascii="Times New Roman" w:hAnsi="Times New Roman" w:cs="Times New Roman"/>
          <w:color w:val="auto"/>
        </w:rPr>
        <w:t>CRONOGRAMA</w:t>
      </w:r>
      <w:bookmarkEnd w:id="553"/>
    </w:p>
    <w:p w:rsidR="000F57AC" w:rsidRPr="000F57AC" w:rsidRDefault="000F57AC" w:rsidP="000F57AC"/>
    <w:p w:rsidR="000F57AC" w:rsidRPr="000F57AC" w:rsidRDefault="000F57AC" w:rsidP="000F57AC">
      <w:pPr>
        <w:rPr>
          <w:sz w:val="24"/>
          <w:szCs w:val="24"/>
        </w:rPr>
      </w:pPr>
      <w:bookmarkStart w:id="554" w:name="_Toc478842408"/>
      <w:r w:rsidRPr="000F57AC">
        <w:rPr>
          <w:rFonts w:ascii="Times New Roman" w:hAnsi="Times New Roman" w:cs="Times New Roman"/>
          <w:b/>
          <w:bCs/>
          <w:sz w:val="24"/>
          <w:szCs w:val="24"/>
        </w:rPr>
        <w:t xml:space="preserve">Tabela </w:t>
      </w:r>
      <w:r w:rsidRPr="000F57AC">
        <w:rPr>
          <w:rFonts w:ascii="Times New Roman" w:hAnsi="Times New Roman" w:cs="Times New Roman"/>
          <w:b/>
          <w:bCs/>
          <w:sz w:val="24"/>
          <w:szCs w:val="24"/>
        </w:rPr>
        <w:fldChar w:fldCharType="begin"/>
      </w:r>
      <w:r w:rsidRPr="000F57AC">
        <w:rPr>
          <w:rFonts w:ascii="Times New Roman" w:hAnsi="Times New Roman" w:cs="Times New Roman"/>
          <w:b/>
          <w:bCs/>
          <w:sz w:val="24"/>
          <w:szCs w:val="24"/>
        </w:rPr>
        <w:instrText xml:space="preserve"> SEQ Tabela \* ARABIC </w:instrText>
      </w:r>
      <w:r w:rsidRPr="000F57AC">
        <w:rPr>
          <w:rFonts w:ascii="Times New Roman" w:hAnsi="Times New Roman" w:cs="Times New Roman"/>
          <w:b/>
          <w:bCs/>
          <w:sz w:val="24"/>
          <w:szCs w:val="24"/>
        </w:rPr>
        <w:fldChar w:fldCharType="separate"/>
      </w:r>
      <w:r w:rsidR="00CB6CF0">
        <w:rPr>
          <w:rFonts w:ascii="Times New Roman" w:hAnsi="Times New Roman" w:cs="Times New Roman"/>
          <w:b/>
          <w:bCs/>
          <w:noProof/>
          <w:sz w:val="24"/>
          <w:szCs w:val="24"/>
        </w:rPr>
        <w:t>2</w:t>
      </w:r>
      <w:r w:rsidRPr="000F57AC">
        <w:rPr>
          <w:rFonts w:ascii="Times New Roman" w:hAnsi="Times New Roman" w:cs="Times New Roman"/>
          <w:b/>
          <w:bCs/>
          <w:sz w:val="24"/>
          <w:szCs w:val="24"/>
        </w:rPr>
        <w:fldChar w:fldCharType="end"/>
      </w:r>
      <w:r w:rsidR="00E368B6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r w:rsidRPr="000F57AC">
        <w:rPr>
          <w:rFonts w:ascii="Times New Roman" w:hAnsi="Times New Roman" w:cs="Times New Roman"/>
          <w:b/>
          <w:bCs/>
          <w:sz w:val="24"/>
          <w:szCs w:val="24"/>
        </w:rPr>
        <w:t>Cronograma</w:t>
      </w:r>
      <w:bookmarkEnd w:id="554"/>
    </w:p>
    <w:tbl>
      <w:tblPr>
        <w:tblStyle w:val="Tabelacomgrade"/>
        <w:tblW w:w="9180" w:type="dxa"/>
        <w:tblLayout w:type="fixed"/>
        <w:tblLook w:val="04A0" w:firstRow="1" w:lastRow="0" w:firstColumn="1" w:lastColumn="0" w:noHBand="0" w:noVBand="1"/>
      </w:tblPr>
      <w:tblGrid>
        <w:gridCol w:w="4111"/>
        <w:gridCol w:w="1013"/>
        <w:gridCol w:w="1014"/>
        <w:gridCol w:w="1014"/>
        <w:gridCol w:w="1014"/>
        <w:gridCol w:w="1014"/>
      </w:tblGrid>
      <w:tr w:rsidR="00AF6EA1" w:rsidRPr="0086459D" w:rsidTr="00B318BA">
        <w:trPr>
          <w:trHeight w:val="382"/>
        </w:trPr>
        <w:tc>
          <w:tcPr>
            <w:tcW w:w="4111" w:type="dxa"/>
            <w:vMerge w:val="restart"/>
            <w:vAlign w:val="center"/>
          </w:tcPr>
          <w:p w:rsidR="00AF6EA1" w:rsidRPr="0086459D" w:rsidRDefault="0016195E" w:rsidP="00AF6EA1">
            <w:pPr>
              <w:pStyle w:val="PargrafodaLista"/>
              <w:spacing w:after="200" w:line="276" w:lineRule="auto"/>
              <w:ind w:left="0"/>
              <w:rPr>
                <w:rFonts w:ascii="Times New Roman" w:hAnsi="Times New Roman" w:cs="Times New Roman"/>
                <w:b/>
              </w:rPr>
            </w:pPr>
            <w:r w:rsidRPr="0016195E">
              <w:rPr>
                <w:rFonts w:ascii="Times New Roman" w:hAnsi="Times New Roman" w:cs="Times New Roman"/>
                <w:b/>
              </w:rPr>
              <w:t>ATIVIDADES</w:t>
            </w:r>
          </w:p>
        </w:tc>
        <w:tc>
          <w:tcPr>
            <w:tcW w:w="5069" w:type="dxa"/>
            <w:gridSpan w:val="5"/>
            <w:vAlign w:val="center"/>
          </w:tcPr>
          <w:p w:rsidR="00AF6EA1" w:rsidRPr="0086459D" w:rsidRDefault="0016195E" w:rsidP="00AF6EA1">
            <w:pPr>
              <w:pStyle w:val="PargrafodaLista"/>
              <w:spacing w:after="200"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6195E">
              <w:rPr>
                <w:rFonts w:ascii="Times New Roman" w:hAnsi="Times New Roman" w:cs="Times New Roman"/>
                <w:b/>
              </w:rPr>
              <w:t>2016</w:t>
            </w:r>
          </w:p>
        </w:tc>
      </w:tr>
      <w:tr w:rsidR="00AF6EA1" w:rsidRPr="0086459D" w:rsidTr="00B318BA">
        <w:trPr>
          <w:trHeight w:val="417"/>
        </w:trPr>
        <w:tc>
          <w:tcPr>
            <w:tcW w:w="4111" w:type="dxa"/>
            <w:vMerge/>
          </w:tcPr>
          <w:p w:rsidR="00AF6EA1" w:rsidRPr="0086459D" w:rsidRDefault="00AF6EA1" w:rsidP="003E1B7C">
            <w:pPr>
              <w:pStyle w:val="PargrafodaLista"/>
              <w:keepNext/>
              <w:keepLines/>
              <w:spacing w:before="480" w:line="276" w:lineRule="auto"/>
              <w:ind w:left="0"/>
              <w:jc w:val="both"/>
              <w:outlineLvl w:val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013" w:type="dxa"/>
            <w:vAlign w:val="center"/>
          </w:tcPr>
          <w:p w:rsidR="00AF6EA1" w:rsidRPr="0086459D" w:rsidRDefault="0016195E" w:rsidP="00AF6EA1">
            <w:pPr>
              <w:pStyle w:val="PargrafodaLista"/>
              <w:spacing w:after="200"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6195E">
              <w:rPr>
                <w:rFonts w:ascii="Times New Roman" w:hAnsi="Times New Roman" w:cs="Times New Roman"/>
                <w:b/>
              </w:rPr>
              <w:t>JUL</w:t>
            </w:r>
          </w:p>
        </w:tc>
        <w:tc>
          <w:tcPr>
            <w:tcW w:w="1014" w:type="dxa"/>
            <w:vAlign w:val="center"/>
          </w:tcPr>
          <w:p w:rsidR="00AF6EA1" w:rsidRPr="0086459D" w:rsidRDefault="0016195E" w:rsidP="00AF6EA1">
            <w:pPr>
              <w:pStyle w:val="PargrafodaLista"/>
              <w:spacing w:after="200"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6195E">
              <w:rPr>
                <w:rFonts w:ascii="Times New Roman" w:hAnsi="Times New Roman" w:cs="Times New Roman"/>
                <w:b/>
              </w:rPr>
              <w:t>AGO</w:t>
            </w:r>
          </w:p>
        </w:tc>
        <w:tc>
          <w:tcPr>
            <w:tcW w:w="1014" w:type="dxa"/>
            <w:vAlign w:val="center"/>
          </w:tcPr>
          <w:p w:rsidR="00AF6EA1" w:rsidRPr="0086459D" w:rsidRDefault="0016195E" w:rsidP="00AF6EA1">
            <w:pPr>
              <w:pStyle w:val="PargrafodaLista"/>
              <w:spacing w:after="200"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6195E">
              <w:rPr>
                <w:rFonts w:ascii="Times New Roman" w:hAnsi="Times New Roman" w:cs="Times New Roman"/>
                <w:b/>
              </w:rPr>
              <w:t>SET</w:t>
            </w:r>
          </w:p>
        </w:tc>
        <w:tc>
          <w:tcPr>
            <w:tcW w:w="1014" w:type="dxa"/>
            <w:vAlign w:val="center"/>
          </w:tcPr>
          <w:p w:rsidR="00AF6EA1" w:rsidRPr="0086459D" w:rsidRDefault="0016195E" w:rsidP="00AF6EA1">
            <w:pPr>
              <w:pStyle w:val="PargrafodaLista"/>
              <w:spacing w:after="200"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6195E">
              <w:rPr>
                <w:rFonts w:ascii="Times New Roman" w:hAnsi="Times New Roman" w:cs="Times New Roman"/>
                <w:b/>
              </w:rPr>
              <w:t>OUT</w:t>
            </w:r>
          </w:p>
        </w:tc>
        <w:tc>
          <w:tcPr>
            <w:tcW w:w="1014" w:type="dxa"/>
            <w:vAlign w:val="center"/>
          </w:tcPr>
          <w:p w:rsidR="00AF6EA1" w:rsidRPr="0086459D" w:rsidRDefault="0016195E" w:rsidP="00AF6EA1">
            <w:pPr>
              <w:pStyle w:val="PargrafodaLista"/>
              <w:spacing w:after="200"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6195E">
              <w:rPr>
                <w:rFonts w:ascii="Times New Roman" w:hAnsi="Times New Roman" w:cs="Times New Roman"/>
                <w:b/>
              </w:rPr>
              <w:t>NOV</w:t>
            </w:r>
          </w:p>
        </w:tc>
      </w:tr>
      <w:tr w:rsidR="00AF6EA1" w:rsidRPr="0086459D" w:rsidTr="00B318BA">
        <w:trPr>
          <w:trHeight w:val="417"/>
        </w:trPr>
        <w:tc>
          <w:tcPr>
            <w:tcW w:w="4111" w:type="dxa"/>
            <w:vAlign w:val="center"/>
          </w:tcPr>
          <w:p w:rsidR="00AF6EA1" w:rsidRPr="0086459D" w:rsidRDefault="0016195E" w:rsidP="00B318BA">
            <w:pPr>
              <w:pStyle w:val="PargrafodaLista"/>
              <w:spacing w:after="200"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16195E">
              <w:rPr>
                <w:rFonts w:ascii="Times New Roman" w:hAnsi="Times New Roman" w:cs="Times New Roman"/>
                <w:sz w:val="20"/>
                <w:szCs w:val="20"/>
              </w:rPr>
              <w:t>Revisão da elicitação de requisitos</w:t>
            </w:r>
          </w:p>
        </w:tc>
        <w:tc>
          <w:tcPr>
            <w:tcW w:w="1013" w:type="dxa"/>
            <w:vAlign w:val="center"/>
          </w:tcPr>
          <w:p w:rsidR="00AF6EA1" w:rsidRPr="0086459D" w:rsidRDefault="0016195E" w:rsidP="00B318BA">
            <w:pPr>
              <w:pStyle w:val="PargrafodaLista"/>
              <w:spacing w:after="200"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6195E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1014" w:type="dxa"/>
            <w:vAlign w:val="center"/>
          </w:tcPr>
          <w:p w:rsidR="00AF6EA1" w:rsidRPr="0086459D" w:rsidRDefault="0016195E" w:rsidP="00B318BA">
            <w:pPr>
              <w:pStyle w:val="PargrafodaLista"/>
              <w:spacing w:after="200"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6195E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1014" w:type="dxa"/>
            <w:vAlign w:val="center"/>
          </w:tcPr>
          <w:p w:rsidR="00AF6EA1" w:rsidRPr="0086459D" w:rsidRDefault="00AF6EA1" w:rsidP="00B318BA">
            <w:pPr>
              <w:pStyle w:val="PargrafodaLista"/>
              <w:keepNext/>
              <w:keepLines/>
              <w:spacing w:before="480" w:line="276" w:lineRule="auto"/>
              <w:ind w:left="0"/>
              <w:jc w:val="center"/>
              <w:outlineLvl w:val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014" w:type="dxa"/>
            <w:vAlign w:val="center"/>
          </w:tcPr>
          <w:p w:rsidR="00AF6EA1" w:rsidRPr="0086459D" w:rsidRDefault="00AF6EA1" w:rsidP="00B318BA">
            <w:pPr>
              <w:pStyle w:val="PargrafodaLista"/>
              <w:keepNext/>
              <w:keepLines/>
              <w:spacing w:before="480" w:line="276" w:lineRule="auto"/>
              <w:ind w:left="0"/>
              <w:jc w:val="center"/>
              <w:outlineLvl w:val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014" w:type="dxa"/>
            <w:vAlign w:val="center"/>
          </w:tcPr>
          <w:p w:rsidR="00AF6EA1" w:rsidRPr="0086459D" w:rsidRDefault="00AF6EA1" w:rsidP="00B318BA">
            <w:pPr>
              <w:pStyle w:val="PargrafodaLista"/>
              <w:keepNext/>
              <w:keepLines/>
              <w:spacing w:before="480" w:line="276" w:lineRule="auto"/>
              <w:ind w:left="0"/>
              <w:jc w:val="center"/>
              <w:outlineLvl w:val="0"/>
              <w:rPr>
                <w:rFonts w:ascii="Times New Roman" w:hAnsi="Times New Roman" w:cs="Times New Roman"/>
                <w:b/>
              </w:rPr>
            </w:pPr>
          </w:p>
        </w:tc>
      </w:tr>
      <w:tr w:rsidR="00B318BA" w:rsidRPr="0086459D" w:rsidTr="00B318BA">
        <w:trPr>
          <w:trHeight w:val="417"/>
        </w:trPr>
        <w:tc>
          <w:tcPr>
            <w:tcW w:w="4111" w:type="dxa"/>
            <w:vAlign w:val="center"/>
          </w:tcPr>
          <w:p w:rsidR="00B318BA" w:rsidRPr="0086459D" w:rsidRDefault="0016195E" w:rsidP="00B318BA">
            <w:pPr>
              <w:pStyle w:val="PargrafodaLista"/>
              <w:spacing w:after="200"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16195E">
              <w:rPr>
                <w:rFonts w:ascii="Times New Roman" w:hAnsi="Times New Roman" w:cs="Times New Roman"/>
                <w:sz w:val="20"/>
                <w:szCs w:val="20"/>
              </w:rPr>
              <w:t>Definir tecnologias de desenvolvimento</w:t>
            </w:r>
          </w:p>
        </w:tc>
        <w:tc>
          <w:tcPr>
            <w:tcW w:w="1013" w:type="dxa"/>
            <w:vAlign w:val="center"/>
          </w:tcPr>
          <w:p w:rsidR="00B318BA" w:rsidRPr="0086459D" w:rsidRDefault="00B318BA" w:rsidP="00B318BA">
            <w:pPr>
              <w:pStyle w:val="PargrafodaLista"/>
              <w:spacing w:after="200"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014" w:type="dxa"/>
            <w:vAlign w:val="center"/>
          </w:tcPr>
          <w:p w:rsidR="00B318BA" w:rsidRPr="0086459D" w:rsidRDefault="0016195E" w:rsidP="00B318BA">
            <w:pPr>
              <w:pStyle w:val="PargrafodaLista"/>
              <w:spacing w:after="200"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6195E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1014" w:type="dxa"/>
            <w:vAlign w:val="center"/>
          </w:tcPr>
          <w:p w:rsidR="00B318BA" w:rsidRPr="0086459D" w:rsidRDefault="0016195E" w:rsidP="00B318BA">
            <w:pPr>
              <w:pStyle w:val="PargrafodaLista"/>
              <w:spacing w:after="200"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6195E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1014" w:type="dxa"/>
            <w:vAlign w:val="center"/>
          </w:tcPr>
          <w:p w:rsidR="00B318BA" w:rsidRPr="0086459D" w:rsidRDefault="00B318BA" w:rsidP="00B318BA">
            <w:pPr>
              <w:pStyle w:val="PargrafodaLista"/>
              <w:keepNext/>
              <w:keepLines/>
              <w:spacing w:before="480" w:line="276" w:lineRule="auto"/>
              <w:ind w:left="0"/>
              <w:jc w:val="center"/>
              <w:outlineLvl w:val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014" w:type="dxa"/>
            <w:vAlign w:val="center"/>
          </w:tcPr>
          <w:p w:rsidR="00B318BA" w:rsidRPr="0086459D" w:rsidRDefault="00B318BA" w:rsidP="00B318BA">
            <w:pPr>
              <w:pStyle w:val="PargrafodaLista"/>
              <w:keepNext/>
              <w:keepLines/>
              <w:spacing w:before="480" w:line="276" w:lineRule="auto"/>
              <w:ind w:left="0"/>
              <w:jc w:val="center"/>
              <w:outlineLvl w:val="0"/>
              <w:rPr>
                <w:rFonts w:ascii="Times New Roman" w:hAnsi="Times New Roman" w:cs="Times New Roman"/>
                <w:b/>
              </w:rPr>
            </w:pPr>
          </w:p>
        </w:tc>
      </w:tr>
      <w:tr w:rsidR="00B318BA" w:rsidRPr="0086459D" w:rsidTr="00B318BA">
        <w:trPr>
          <w:trHeight w:val="417"/>
        </w:trPr>
        <w:tc>
          <w:tcPr>
            <w:tcW w:w="4111" w:type="dxa"/>
            <w:vAlign w:val="center"/>
          </w:tcPr>
          <w:p w:rsidR="00B318BA" w:rsidRPr="0086459D" w:rsidRDefault="0016195E" w:rsidP="00B318BA">
            <w:pPr>
              <w:pStyle w:val="PargrafodaLista"/>
              <w:spacing w:after="200"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16195E">
              <w:rPr>
                <w:rFonts w:ascii="Times New Roman" w:hAnsi="Times New Roman" w:cs="Times New Roman"/>
                <w:sz w:val="20"/>
                <w:szCs w:val="20"/>
              </w:rPr>
              <w:t>Pesquisas bibliográficas</w:t>
            </w:r>
          </w:p>
        </w:tc>
        <w:tc>
          <w:tcPr>
            <w:tcW w:w="1013" w:type="dxa"/>
            <w:vAlign w:val="center"/>
          </w:tcPr>
          <w:p w:rsidR="00B318BA" w:rsidRPr="0086459D" w:rsidRDefault="00B318BA" w:rsidP="00B318BA">
            <w:pPr>
              <w:pStyle w:val="PargrafodaLista"/>
              <w:spacing w:after="200"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014" w:type="dxa"/>
            <w:vAlign w:val="center"/>
          </w:tcPr>
          <w:p w:rsidR="00B318BA" w:rsidRPr="0086459D" w:rsidRDefault="00B318BA" w:rsidP="00B318BA">
            <w:pPr>
              <w:pStyle w:val="PargrafodaLista"/>
              <w:spacing w:after="200"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014" w:type="dxa"/>
            <w:vAlign w:val="center"/>
          </w:tcPr>
          <w:p w:rsidR="00B318BA" w:rsidRPr="0086459D" w:rsidRDefault="00B318BA" w:rsidP="00B318BA">
            <w:pPr>
              <w:pStyle w:val="PargrafodaLista"/>
              <w:spacing w:after="200"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014" w:type="dxa"/>
            <w:vAlign w:val="center"/>
          </w:tcPr>
          <w:p w:rsidR="00B318BA" w:rsidRPr="0086459D" w:rsidRDefault="0016195E" w:rsidP="00B318BA">
            <w:pPr>
              <w:pStyle w:val="PargrafodaLista"/>
              <w:spacing w:after="200"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6195E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1014" w:type="dxa"/>
            <w:vAlign w:val="center"/>
          </w:tcPr>
          <w:p w:rsidR="00B318BA" w:rsidRPr="0086459D" w:rsidRDefault="00B318BA" w:rsidP="00B318BA">
            <w:pPr>
              <w:pStyle w:val="PargrafodaLista"/>
              <w:keepNext/>
              <w:keepLines/>
              <w:spacing w:before="480" w:line="276" w:lineRule="auto"/>
              <w:ind w:left="0"/>
              <w:jc w:val="center"/>
              <w:outlineLvl w:val="0"/>
              <w:rPr>
                <w:rFonts w:ascii="Times New Roman" w:hAnsi="Times New Roman" w:cs="Times New Roman"/>
                <w:b/>
              </w:rPr>
            </w:pPr>
          </w:p>
        </w:tc>
      </w:tr>
      <w:tr w:rsidR="00B318BA" w:rsidRPr="0086459D" w:rsidTr="00B318BA">
        <w:trPr>
          <w:trHeight w:val="417"/>
        </w:trPr>
        <w:tc>
          <w:tcPr>
            <w:tcW w:w="4111" w:type="dxa"/>
            <w:vAlign w:val="center"/>
          </w:tcPr>
          <w:p w:rsidR="00B318BA" w:rsidRPr="0086459D" w:rsidRDefault="0016195E" w:rsidP="00B318BA">
            <w:pPr>
              <w:pStyle w:val="PargrafodaLista"/>
              <w:spacing w:after="200"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16195E">
              <w:rPr>
                <w:rFonts w:ascii="Times New Roman" w:hAnsi="Times New Roman" w:cs="Times New Roman"/>
                <w:sz w:val="20"/>
                <w:szCs w:val="20"/>
              </w:rPr>
              <w:t>Desenvolvimento da fundamentação teórica</w:t>
            </w:r>
          </w:p>
        </w:tc>
        <w:tc>
          <w:tcPr>
            <w:tcW w:w="1013" w:type="dxa"/>
            <w:vAlign w:val="center"/>
          </w:tcPr>
          <w:p w:rsidR="00B318BA" w:rsidRPr="0086459D" w:rsidRDefault="00B318BA" w:rsidP="00B318BA">
            <w:pPr>
              <w:pStyle w:val="PargrafodaLista"/>
              <w:spacing w:after="200"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014" w:type="dxa"/>
            <w:vAlign w:val="center"/>
          </w:tcPr>
          <w:p w:rsidR="00B318BA" w:rsidRPr="0086459D" w:rsidRDefault="00B318BA" w:rsidP="00B318BA">
            <w:pPr>
              <w:pStyle w:val="PargrafodaLista"/>
              <w:spacing w:after="200"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014" w:type="dxa"/>
            <w:vAlign w:val="center"/>
          </w:tcPr>
          <w:p w:rsidR="00B318BA" w:rsidRPr="0086459D" w:rsidRDefault="0016195E" w:rsidP="00B318BA">
            <w:pPr>
              <w:pStyle w:val="PargrafodaLista"/>
              <w:spacing w:after="200"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6195E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1014" w:type="dxa"/>
            <w:vAlign w:val="center"/>
          </w:tcPr>
          <w:p w:rsidR="00B318BA" w:rsidRPr="0086459D" w:rsidRDefault="0016195E" w:rsidP="00B318BA">
            <w:pPr>
              <w:pStyle w:val="PargrafodaLista"/>
              <w:spacing w:after="200"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6195E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1014" w:type="dxa"/>
            <w:vAlign w:val="center"/>
          </w:tcPr>
          <w:p w:rsidR="00B318BA" w:rsidRPr="0086459D" w:rsidRDefault="0016195E" w:rsidP="00B318BA">
            <w:pPr>
              <w:pStyle w:val="PargrafodaLista"/>
              <w:spacing w:after="200"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6195E">
              <w:rPr>
                <w:rFonts w:ascii="Times New Roman" w:hAnsi="Times New Roman" w:cs="Times New Roman"/>
                <w:b/>
              </w:rPr>
              <w:t>X</w:t>
            </w:r>
          </w:p>
        </w:tc>
      </w:tr>
      <w:tr w:rsidR="00B318BA" w:rsidRPr="0086459D" w:rsidTr="00B318BA">
        <w:trPr>
          <w:trHeight w:val="417"/>
        </w:trPr>
        <w:tc>
          <w:tcPr>
            <w:tcW w:w="4111" w:type="dxa"/>
            <w:vAlign w:val="center"/>
          </w:tcPr>
          <w:p w:rsidR="00B318BA" w:rsidRPr="0086459D" w:rsidRDefault="0016195E" w:rsidP="00B318BA">
            <w:pPr>
              <w:pStyle w:val="PargrafodaLista"/>
              <w:spacing w:after="200" w:line="276" w:lineRule="auto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16195E">
              <w:rPr>
                <w:rFonts w:ascii="Times New Roman" w:hAnsi="Times New Roman" w:cs="Times New Roman"/>
                <w:sz w:val="20"/>
                <w:szCs w:val="20"/>
              </w:rPr>
              <w:t>Revisão do projeto de pesquisa</w:t>
            </w:r>
          </w:p>
        </w:tc>
        <w:tc>
          <w:tcPr>
            <w:tcW w:w="1013" w:type="dxa"/>
            <w:vAlign w:val="center"/>
          </w:tcPr>
          <w:p w:rsidR="00B318BA" w:rsidRPr="0086459D" w:rsidRDefault="00B318BA" w:rsidP="00B318BA">
            <w:pPr>
              <w:pStyle w:val="PargrafodaLista"/>
              <w:spacing w:after="200"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014" w:type="dxa"/>
            <w:vAlign w:val="center"/>
          </w:tcPr>
          <w:p w:rsidR="00B318BA" w:rsidRPr="0086459D" w:rsidRDefault="00B318BA" w:rsidP="00B318BA">
            <w:pPr>
              <w:pStyle w:val="PargrafodaLista"/>
              <w:spacing w:after="200"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014" w:type="dxa"/>
            <w:vAlign w:val="center"/>
          </w:tcPr>
          <w:p w:rsidR="00B318BA" w:rsidRPr="0086459D" w:rsidRDefault="00B318BA" w:rsidP="00B318BA">
            <w:pPr>
              <w:pStyle w:val="PargrafodaLista"/>
              <w:spacing w:after="200"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014" w:type="dxa"/>
            <w:vAlign w:val="center"/>
          </w:tcPr>
          <w:p w:rsidR="00B318BA" w:rsidRPr="0086459D" w:rsidRDefault="00B318BA" w:rsidP="00B318BA">
            <w:pPr>
              <w:pStyle w:val="PargrafodaLista"/>
              <w:spacing w:after="200"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1014" w:type="dxa"/>
            <w:vAlign w:val="center"/>
          </w:tcPr>
          <w:p w:rsidR="00B318BA" w:rsidRPr="0086459D" w:rsidRDefault="0016195E" w:rsidP="00B318BA">
            <w:pPr>
              <w:pStyle w:val="PargrafodaLista"/>
              <w:spacing w:after="200"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16195E">
              <w:rPr>
                <w:rFonts w:ascii="Times New Roman" w:hAnsi="Times New Roman" w:cs="Times New Roman"/>
                <w:b/>
              </w:rPr>
              <w:t>X</w:t>
            </w:r>
          </w:p>
        </w:tc>
      </w:tr>
    </w:tbl>
    <w:p w:rsidR="00154B1C" w:rsidRPr="0086459D" w:rsidRDefault="00154B1C" w:rsidP="007A2FFC">
      <w:pPr>
        <w:pStyle w:val="Legenda"/>
        <w:jc w:val="center"/>
        <w:rPr>
          <w:rFonts w:ascii="Times New Roman" w:hAnsi="Times New Roman" w:cs="Times New Roman"/>
          <w:color w:val="000000" w:themeColor="text1"/>
        </w:rPr>
      </w:pPr>
    </w:p>
    <w:p w:rsidR="0086459D" w:rsidRDefault="0086459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130170" w:rsidRPr="0086459D" w:rsidRDefault="00130170" w:rsidP="00130170">
      <w:pPr>
        <w:rPr>
          <w:rFonts w:ascii="Times New Roman" w:hAnsi="Times New Roman" w:cs="Times New Roman"/>
        </w:rPr>
      </w:pPr>
    </w:p>
    <w:p w:rsidR="00130170" w:rsidRPr="003F2955" w:rsidRDefault="000F57AC" w:rsidP="000F57AC">
      <w:pPr>
        <w:pStyle w:val="Ttulo1"/>
        <w:ind w:left="709" w:hanging="349"/>
        <w:rPr>
          <w:rFonts w:ascii="Times New Roman" w:hAnsi="Times New Roman" w:cs="Times New Roman"/>
          <w:color w:val="auto"/>
        </w:rPr>
      </w:pPr>
      <w:bookmarkStart w:id="555" w:name="_Toc478842405"/>
      <w:r>
        <w:rPr>
          <w:rFonts w:ascii="Times New Roman" w:hAnsi="Times New Roman" w:cs="Times New Roman"/>
          <w:color w:val="auto"/>
        </w:rPr>
        <w:t xml:space="preserve">9. </w:t>
      </w:r>
      <w:r w:rsidR="0016195E" w:rsidRPr="003F2955">
        <w:rPr>
          <w:rFonts w:ascii="Times New Roman" w:hAnsi="Times New Roman" w:cs="Times New Roman"/>
          <w:color w:val="auto"/>
        </w:rPr>
        <w:t>CONSIDERAÇÕES FINAIS</w:t>
      </w:r>
      <w:bookmarkEnd w:id="555"/>
    </w:p>
    <w:p w:rsidR="00836C9E" w:rsidRPr="0086459D" w:rsidRDefault="00836C9E" w:rsidP="00836C9E">
      <w:pPr>
        <w:rPr>
          <w:rFonts w:ascii="Times New Roman" w:hAnsi="Times New Roman" w:cs="Times New Roman"/>
        </w:rPr>
      </w:pPr>
    </w:p>
    <w:p w:rsidR="00E63848" w:rsidRDefault="00130170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6459D">
        <w:rPr>
          <w:rFonts w:ascii="Times New Roman" w:hAnsi="Times New Roman" w:cs="Times New Roman"/>
          <w:sz w:val="24"/>
          <w:szCs w:val="24"/>
        </w:rPr>
        <w:t>Nesse projeto foi considerada tanto a dificuldade que o usuário tem para gerenciar sua empresa devido à falta de um sistema apto a sanar suas necessidades</w:t>
      </w:r>
      <w:r w:rsidR="001C1264" w:rsidRPr="0086459D">
        <w:rPr>
          <w:rFonts w:ascii="Times New Roman" w:hAnsi="Times New Roman" w:cs="Times New Roman"/>
          <w:sz w:val="24"/>
          <w:szCs w:val="24"/>
        </w:rPr>
        <w:t xml:space="preserve">, quanto </w:t>
      </w:r>
      <w:r w:rsidR="00836C9E" w:rsidRPr="0086459D">
        <w:rPr>
          <w:rFonts w:ascii="Times New Roman" w:hAnsi="Times New Roman" w:cs="Times New Roman"/>
          <w:sz w:val="24"/>
          <w:szCs w:val="24"/>
        </w:rPr>
        <w:t>à</w:t>
      </w:r>
      <w:r w:rsidR="001C1264" w:rsidRPr="0086459D">
        <w:rPr>
          <w:rFonts w:ascii="Times New Roman" w:hAnsi="Times New Roman" w:cs="Times New Roman"/>
          <w:sz w:val="24"/>
          <w:szCs w:val="24"/>
        </w:rPr>
        <w:t xml:space="preserve"> informatização de setores de sua empresa</w:t>
      </w:r>
      <w:r w:rsidR="0016195E">
        <w:rPr>
          <w:rFonts w:ascii="Times New Roman" w:hAnsi="Times New Roman" w:cs="Times New Roman"/>
          <w:sz w:val="24"/>
          <w:szCs w:val="24"/>
        </w:rPr>
        <w:t>.</w:t>
      </w:r>
    </w:p>
    <w:p w:rsidR="00E63848" w:rsidRDefault="001619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tentativa de minimizar esses problemas no cotidiano do usuário, esse projeto tem como objetivo, o estudo do dia-a-dia da empresa, e o melhoramento da rotina de trabalho da mesma através do sistema a ser desenvolvido.</w:t>
      </w:r>
    </w:p>
    <w:p w:rsidR="00E63848" w:rsidRDefault="001619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</w:t>
      </w:r>
      <w:r w:rsidR="00225B3A">
        <w:rPr>
          <w:rFonts w:ascii="Times New Roman" w:hAnsi="Times New Roman" w:cs="Times New Roman"/>
          <w:sz w:val="24"/>
          <w:szCs w:val="24"/>
        </w:rPr>
        <w:t>início</w:t>
      </w:r>
      <w:r>
        <w:rPr>
          <w:rFonts w:ascii="Times New Roman" w:hAnsi="Times New Roman" w:cs="Times New Roman"/>
          <w:sz w:val="24"/>
          <w:szCs w:val="24"/>
        </w:rPr>
        <w:t xml:space="preserve"> do planejamento estava previsto a utilização da linguagem de programação JAVA para o desenvolvimento do sistema, no entanto, após um estudo mais aprofundado do caso, optou-se por utilizar a linguagem PHP por motivos de assimilação, desenvolvimento e custo.</w:t>
      </w:r>
    </w:p>
    <w:p w:rsidR="00E63848" w:rsidRDefault="001619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o desenvolvimento desta parte inicial do projeto foi fundamental o contato direto com o cliente, assim tornou-se mais fácil à compreensão das necessidades do mesmo.</w:t>
      </w:r>
    </w:p>
    <w:p w:rsidR="00E63848" w:rsidRDefault="0016195E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que o sistema possa ser implantado é necessário, primeiramente, realizar testes em situações diversificadas. Caso os testes tenham resultados satisfatórios, este sistema pode ser implantado</w:t>
      </w:r>
      <w:r w:rsidR="00225B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 empresa do cliente.</w:t>
      </w:r>
    </w:p>
    <w:p w:rsidR="0086459D" w:rsidRDefault="008645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63848" w:rsidRPr="000F57AC" w:rsidRDefault="000F57AC" w:rsidP="000F57AC">
      <w:pPr>
        <w:pStyle w:val="Ttulo1"/>
        <w:ind w:left="709" w:hanging="425"/>
        <w:rPr>
          <w:rFonts w:eastAsiaTheme="minorHAnsi"/>
          <w:color w:val="auto"/>
        </w:rPr>
      </w:pPr>
      <w:bookmarkStart w:id="556" w:name="_Toc478842406"/>
      <w:r w:rsidRPr="000F57AC">
        <w:rPr>
          <w:rFonts w:eastAsiaTheme="minorHAnsi"/>
          <w:color w:val="auto"/>
        </w:rPr>
        <w:lastRenderedPageBreak/>
        <w:t>10.</w:t>
      </w:r>
      <w:r w:rsidR="0016195E" w:rsidRPr="000F57AC">
        <w:rPr>
          <w:rFonts w:eastAsiaTheme="minorHAnsi"/>
          <w:color w:val="auto"/>
        </w:rPr>
        <w:t>REFERÊNCIAS BIBLIOGRÁFICAS</w:t>
      </w:r>
      <w:bookmarkEnd w:id="556"/>
    </w:p>
    <w:p w:rsidR="008C2482" w:rsidRPr="0086459D" w:rsidRDefault="008C2482" w:rsidP="008C2482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367ACB" w:rsidRPr="0086459D" w:rsidRDefault="0016195E" w:rsidP="00367ACB">
      <w:pPr>
        <w:jc w:val="both"/>
        <w:rPr>
          <w:rFonts w:ascii="Times New Roman" w:hAnsi="Times New Roman" w:cs="Times New Roman"/>
          <w:sz w:val="24"/>
          <w:szCs w:val="24"/>
        </w:rPr>
      </w:pPr>
      <w:r w:rsidRPr="0016195E">
        <w:rPr>
          <w:rFonts w:ascii="Times New Roman" w:hAnsi="Times New Roman" w:cs="Times New Roman"/>
          <w:sz w:val="24"/>
          <w:szCs w:val="24"/>
        </w:rPr>
        <w:t xml:space="preserve">BENTO, Evaldo Junior. </w:t>
      </w:r>
      <w:r w:rsidRPr="0016195E">
        <w:rPr>
          <w:rFonts w:ascii="Times New Roman" w:hAnsi="Times New Roman" w:cs="Times New Roman"/>
          <w:b/>
          <w:bCs/>
          <w:sz w:val="24"/>
          <w:szCs w:val="24"/>
        </w:rPr>
        <w:t>Desenvolvimento web com php e mysql</w:t>
      </w:r>
      <w:r w:rsidRPr="0016195E">
        <w:rPr>
          <w:rFonts w:ascii="Times New Roman" w:hAnsi="Times New Roman" w:cs="Times New Roman"/>
          <w:sz w:val="24"/>
          <w:szCs w:val="24"/>
        </w:rPr>
        <w:t xml:space="preserve">.  São Paulo: Casa do Código, 2013. </w:t>
      </w:r>
    </w:p>
    <w:p w:rsidR="00367ACB" w:rsidRDefault="0016195E" w:rsidP="00367ACB">
      <w:pPr>
        <w:jc w:val="both"/>
        <w:rPr>
          <w:rFonts w:ascii="Times New Roman" w:hAnsi="Times New Roman" w:cs="Times New Roman"/>
          <w:sz w:val="24"/>
          <w:szCs w:val="24"/>
        </w:rPr>
      </w:pPr>
      <w:r w:rsidRPr="0016195E">
        <w:rPr>
          <w:rFonts w:ascii="Times New Roman" w:hAnsi="Times New Roman" w:cs="Times New Roman"/>
          <w:sz w:val="24"/>
          <w:szCs w:val="24"/>
        </w:rPr>
        <w:t xml:space="preserve">DEITEL, Paul; DEITEL, Harvey; DEITEL, Abbey. </w:t>
      </w:r>
      <w:r w:rsidRPr="0016195E">
        <w:rPr>
          <w:rFonts w:ascii="Times New Roman" w:hAnsi="Times New Roman" w:cs="Times New Roman"/>
          <w:b/>
          <w:bCs/>
          <w:sz w:val="24"/>
          <w:szCs w:val="24"/>
        </w:rPr>
        <w:t>Android</w:t>
      </w:r>
      <w:r w:rsidRPr="0016195E">
        <w:rPr>
          <w:rFonts w:ascii="Times New Roman" w:hAnsi="Times New Roman" w:cs="Times New Roman"/>
          <w:b/>
          <w:sz w:val="24"/>
          <w:szCs w:val="24"/>
        </w:rPr>
        <w:t>:</w:t>
      </w:r>
      <w:r w:rsidR="00225B3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6195E">
        <w:rPr>
          <w:rFonts w:ascii="Times New Roman" w:hAnsi="Times New Roman" w:cs="Times New Roman"/>
          <w:b/>
          <w:sz w:val="24"/>
          <w:szCs w:val="24"/>
        </w:rPr>
        <w:t>como programar</w:t>
      </w:r>
      <w:r w:rsidRPr="0016195E">
        <w:rPr>
          <w:rFonts w:ascii="Times New Roman" w:hAnsi="Times New Roman" w:cs="Times New Roman"/>
          <w:sz w:val="24"/>
          <w:szCs w:val="24"/>
        </w:rPr>
        <w:t xml:space="preserve">: com introdução a java. 2 ed.  Porto Alegre: BOOKMAN - GRUPO A, 2015. </w:t>
      </w:r>
    </w:p>
    <w:p w:rsidR="002D434B" w:rsidRPr="0086459D" w:rsidRDefault="002D434B" w:rsidP="002D434B">
      <w:pPr>
        <w:widowControl w:val="0"/>
        <w:autoSpaceDE w:val="0"/>
        <w:autoSpaceDN w:val="0"/>
        <w:adjustRightInd w:val="0"/>
        <w:spacing w:after="300" w:line="240" w:lineRule="atLeast"/>
        <w:rPr>
          <w:rFonts w:ascii="Times New Roman" w:hAnsi="Times New Roman" w:cs="Times New Roman"/>
          <w:sz w:val="24"/>
          <w:szCs w:val="24"/>
        </w:rPr>
      </w:pPr>
      <w:r w:rsidRPr="002D434B">
        <w:rPr>
          <w:rFonts w:ascii="Times New Roman" w:hAnsi="Times New Roman" w:cs="Times New Roman"/>
          <w:sz w:val="24"/>
          <w:szCs w:val="24"/>
        </w:rPr>
        <w:t xml:space="preserve">GUEDES, Gilleanes Thorwald Araujo. </w:t>
      </w:r>
      <w:r w:rsidRPr="002D434B">
        <w:rPr>
          <w:rFonts w:ascii="Times New Roman" w:hAnsi="Times New Roman" w:cs="Times New Roman"/>
          <w:b/>
          <w:bCs/>
          <w:sz w:val="24"/>
          <w:szCs w:val="24"/>
        </w:rPr>
        <w:t>Uml 2</w:t>
      </w:r>
      <w:r w:rsidRPr="002D434B">
        <w:rPr>
          <w:rFonts w:ascii="Times New Roman" w:hAnsi="Times New Roman" w:cs="Times New Roman"/>
          <w:sz w:val="24"/>
          <w:szCs w:val="24"/>
        </w:rPr>
        <w:t>: Uma abordagem prática. 2 ed.  São Paulo: Novatec Editora, 2011.</w:t>
      </w:r>
    </w:p>
    <w:p w:rsidR="00367ACB" w:rsidRPr="0086459D" w:rsidRDefault="0016195E" w:rsidP="00367ACB">
      <w:pPr>
        <w:jc w:val="both"/>
        <w:rPr>
          <w:rFonts w:ascii="Times New Roman" w:hAnsi="Times New Roman" w:cs="Times New Roman"/>
          <w:sz w:val="24"/>
          <w:szCs w:val="24"/>
        </w:rPr>
      </w:pPr>
      <w:r w:rsidRPr="0016195E">
        <w:rPr>
          <w:rFonts w:ascii="Times New Roman" w:hAnsi="Times New Roman" w:cs="Times New Roman"/>
          <w:sz w:val="24"/>
          <w:szCs w:val="24"/>
        </w:rPr>
        <w:t xml:space="preserve">MAZZA, Lucas. </w:t>
      </w:r>
      <w:r w:rsidRPr="0016195E">
        <w:rPr>
          <w:rFonts w:ascii="Times New Roman" w:hAnsi="Times New Roman" w:cs="Times New Roman"/>
          <w:b/>
          <w:bCs/>
          <w:sz w:val="24"/>
          <w:szCs w:val="24"/>
        </w:rPr>
        <w:t>Html5 e css3</w:t>
      </w:r>
      <w:r w:rsidRPr="0016195E">
        <w:rPr>
          <w:rFonts w:ascii="Times New Roman" w:hAnsi="Times New Roman" w:cs="Times New Roman"/>
          <w:sz w:val="24"/>
          <w:szCs w:val="24"/>
        </w:rPr>
        <w:t xml:space="preserve">: Domine a web do futuro.  São Paulo: Casa do Código, 2012. </w:t>
      </w:r>
    </w:p>
    <w:p w:rsidR="00367ACB" w:rsidRPr="0086459D" w:rsidRDefault="0016195E" w:rsidP="00367AC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6195E">
        <w:rPr>
          <w:rFonts w:ascii="Times New Roman" w:hAnsi="Times New Roman" w:cs="Times New Roman"/>
          <w:sz w:val="24"/>
          <w:szCs w:val="24"/>
        </w:rPr>
        <w:t xml:space="preserve">RAMOS, Ricardo Argenton. </w:t>
      </w:r>
      <w:r w:rsidRPr="0016195E">
        <w:rPr>
          <w:rFonts w:ascii="Times New Roman" w:hAnsi="Times New Roman" w:cs="Times New Roman"/>
          <w:b/>
          <w:bCs/>
          <w:sz w:val="24"/>
          <w:szCs w:val="24"/>
        </w:rPr>
        <w:t xml:space="preserve">Treinamento </w:t>
      </w:r>
      <w:r w:rsidR="001221F9" w:rsidRPr="0016195E">
        <w:rPr>
          <w:rFonts w:ascii="Times New Roman" w:hAnsi="Times New Roman" w:cs="Times New Roman"/>
          <w:b/>
          <w:bCs/>
          <w:sz w:val="24"/>
          <w:szCs w:val="24"/>
        </w:rPr>
        <w:t>prático</w:t>
      </w:r>
      <w:r w:rsidRPr="0016195E">
        <w:rPr>
          <w:rFonts w:ascii="Times New Roman" w:hAnsi="Times New Roman" w:cs="Times New Roman"/>
          <w:b/>
          <w:bCs/>
          <w:sz w:val="24"/>
          <w:szCs w:val="24"/>
        </w:rPr>
        <w:t xml:space="preserve"> em uml</w:t>
      </w:r>
      <w:r w:rsidRPr="0016195E">
        <w:rPr>
          <w:rFonts w:ascii="Times New Roman" w:hAnsi="Times New Roman" w:cs="Times New Roman"/>
          <w:sz w:val="24"/>
          <w:szCs w:val="24"/>
        </w:rPr>
        <w:t xml:space="preserve">.  São Paulo: DIGERATI BOOKS, 2006. </w:t>
      </w:r>
    </w:p>
    <w:p w:rsidR="00367ACB" w:rsidRPr="0086459D" w:rsidRDefault="0016195E" w:rsidP="00367AC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6195E">
        <w:rPr>
          <w:rFonts w:ascii="Times New Roman" w:hAnsi="Times New Roman" w:cs="Times New Roman"/>
          <w:sz w:val="24"/>
          <w:szCs w:val="24"/>
          <w:lang w:val="en-US"/>
        </w:rPr>
        <w:t xml:space="preserve">SOMMERVILLE, Ian. </w:t>
      </w:r>
      <w:r w:rsidRPr="0016195E">
        <w:rPr>
          <w:rFonts w:ascii="Times New Roman" w:hAnsi="Times New Roman" w:cs="Times New Roman"/>
          <w:b/>
          <w:bCs/>
          <w:sz w:val="24"/>
          <w:szCs w:val="24"/>
          <w:lang w:val="en-US"/>
        </w:rPr>
        <w:t>Engenharia de software</w:t>
      </w:r>
      <w:r w:rsidRPr="0016195E">
        <w:rPr>
          <w:rFonts w:ascii="Times New Roman" w:hAnsi="Times New Roman" w:cs="Times New Roman"/>
          <w:sz w:val="24"/>
          <w:szCs w:val="24"/>
          <w:lang w:val="en-US"/>
        </w:rPr>
        <w:t xml:space="preserve">. 9 ed.  São Paulo: Pearson Prentice Hall, 2011. </w:t>
      </w:r>
    </w:p>
    <w:p w:rsidR="00367ACB" w:rsidRPr="0086459D" w:rsidRDefault="0016195E" w:rsidP="00367ACB">
      <w:pPr>
        <w:jc w:val="both"/>
        <w:rPr>
          <w:rFonts w:ascii="Times New Roman" w:hAnsi="Times New Roman" w:cs="Times New Roman"/>
          <w:sz w:val="24"/>
          <w:szCs w:val="24"/>
        </w:rPr>
      </w:pPr>
      <w:r w:rsidRPr="0016195E">
        <w:rPr>
          <w:rFonts w:ascii="Times New Roman" w:hAnsi="Times New Roman" w:cs="Times New Roman"/>
          <w:sz w:val="24"/>
          <w:szCs w:val="24"/>
        </w:rPr>
        <w:t xml:space="preserve">VAZQUEZ, Carlos Eduardo; SIMÕES, Guilherme Siqueira. </w:t>
      </w:r>
      <w:r w:rsidRPr="0016195E">
        <w:rPr>
          <w:rFonts w:ascii="Times New Roman" w:hAnsi="Times New Roman" w:cs="Times New Roman"/>
          <w:b/>
          <w:bCs/>
          <w:sz w:val="24"/>
          <w:szCs w:val="24"/>
        </w:rPr>
        <w:t>Engenharia de requisitos</w:t>
      </w:r>
      <w:r w:rsidRPr="0016195E">
        <w:rPr>
          <w:rFonts w:ascii="Times New Roman" w:hAnsi="Times New Roman" w:cs="Times New Roman"/>
          <w:sz w:val="24"/>
          <w:szCs w:val="24"/>
        </w:rPr>
        <w:t xml:space="preserve">: software orientado ao negócio.  Rio de Janeiro: Brasport, 2016. </w:t>
      </w:r>
    </w:p>
    <w:p w:rsidR="00367ACB" w:rsidRPr="0086459D" w:rsidRDefault="00367ACB" w:rsidP="008C2482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367ACB" w:rsidRPr="0086459D" w:rsidSect="00FC6579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61CA" w:rsidRDefault="003961CA" w:rsidP="001B7706">
      <w:pPr>
        <w:spacing w:after="0" w:line="240" w:lineRule="auto"/>
      </w:pPr>
      <w:r>
        <w:separator/>
      </w:r>
    </w:p>
  </w:endnote>
  <w:endnote w:type="continuationSeparator" w:id="0">
    <w:p w:rsidR="003961CA" w:rsidRDefault="003961CA" w:rsidP="001B77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61CA" w:rsidRDefault="003961CA" w:rsidP="001B7706">
      <w:pPr>
        <w:spacing w:after="0" w:line="240" w:lineRule="auto"/>
      </w:pPr>
      <w:r>
        <w:separator/>
      </w:r>
    </w:p>
  </w:footnote>
  <w:footnote w:type="continuationSeparator" w:id="0">
    <w:p w:rsidR="003961CA" w:rsidRDefault="003961CA" w:rsidP="001B77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52390381"/>
      <w:docPartObj>
        <w:docPartGallery w:val="Page Numbers (Top of Page)"/>
        <w:docPartUnique/>
      </w:docPartObj>
    </w:sdtPr>
    <w:sdtContent>
      <w:p w:rsidR="0005793B" w:rsidRDefault="0005793B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10BD">
          <w:rPr>
            <w:noProof/>
          </w:rPr>
          <w:t>21</w:t>
        </w:r>
        <w:r>
          <w:fldChar w:fldCharType="end"/>
        </w:r>
      </w:p>
    </w:sdtContent>
  </w:sdt>
  <w:p w:rsidR="0005793B" w:rsidRDefault="0005793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091513"/>
    <w:multiLevelType w:val="hybridMultilevel"/>
    <w:tmpl w:val="660E93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064BBB"/>
    <w:multiLevelType w:val="multilevel"/>
    <w:tmpl w:val="C01C7B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667031E3"/>
    <w:multiLevelType w:val="multilevel"/>
    <w:tmpl w:val="C01C7B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67F90C2A"/>
    <w:multiLevelType w:val="hybridMultilevel"/>
    <w:tmpl w:val="9AC28E6E"/>
    <w:lvl w:ilvl="0" w:tplc="0416000F">
      <w:start w:val="1"/>
      <w:numFmt w:val="decimal"/>
      <w:lvlText w:val="%1."/>
      <w:lvlJc w:val="left"/>
      <w:pPr>
        <w:ind w:left="1146" w:hanging="360"/>
      </w:pPr>
    </w:lvl>
    <w:lvl w:ilvl="1" w:tplc="04160019" w:tentative="1">
      <w:start w:val="1"/>
      <w:numFmt w:val="lowerLetter"/>
      <w:lvlText w:val="%2."/>
      <w:lvlJc w:val="left"/>
      <w:pPr>
        <w:ind w:left="1866" w:hanging="360"/>
      </w:pPr>
    </w:lvl>
    <w:lvl w:ilvl="2" w:tplc="0416001B" w:tentative="1">
      <w:start w:val="1"/>
      <w:numFmt w:val="lowerRoman"/>
      <w:lvlText w:val="%3."/>
      <w:lvlJc w:val="right"/>
      <w:pPr>
        <w:ind w:left="2586" w:hanging="180"/>
      </w:pPr>
    </w:lvl>
    <w:lvl w:ilvl="3" w:tplc="0416000F" w:tentative="1">
      <w:start w:val="1"/>
      <w:numFmt w:val="decimal"/>
      <w:lvlText w:val="%4."/>
      <w:lvlJc w:val="left"/>
      <w:pPr>
        <w:ind w:left="3306" w:hanging="360"/>
      </w:pPr>
    </w:lvl>
    <w:lvl w:ilvl="4" w:tplc="04160019" w:tentative="1">
      <w:start w:val="1"/>
      <w:numFmt w:val="lowerLetter"/>
      <w:lvlText w:val="%5."/>
      <w:lvlJc w:val="left"/>
      <w:pPr>
        <w:ind w:left="4026" w:hanging="360"/>
      </w:pPr>
    </w:lvl>
    <w:lvl w:ilvl="5" w:tplc="0416001B" w:tentative="1">
      <w:start w:val="1"/>
      <w:numFmt w:val="lowerRoman"/>
      <w:lvlText w:val="%6."/>
      <w:lvlJc w:val="right"/>
      <w:pPr>
        <w:ind w:left="4746" w:hanging="180"/>
      </w:pPr>
    </w:lvl>
    <w:lvl w:ilvl="6" w:tplc="0416000F" w:tentative="1">
      <w:start w:val="1"/>
      <w:numFmt w:val="decimal"/>
      <w:lvlText w:val="%7."/>
      <w:lvlJc w:val="left"/>
      <w:pPr>
        <w:ind w:left="5466" w:hanging="360"/>
      </w:pPr>
    </w:lvl>
    <w:lvl w:ilvl="7" w:tplc="04160019" w:tentative="1">
      <w:start w:val="1"/>
      <w:numFmt w:val="lowerLetter"/>
      <w:lvlText w:val="%8."/>
      <w:lvlJc w:val="left"/>
      <w:pPr>
        <w:ind w:left="6186" w:hanging="360"/>
      </w:pPr>
    </w:lvl>
    <w:lvl w:ilvl="8" w:tplc="0416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DRAGO LAYMANN">
    <w15:presenceInfo w15:providerId="Windows Live" w15:userId="e93568abf8b792b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trackRevision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C6579"/>
    <w:rsid w:val="0000101B"/>
    <w:rsid w:val="000010BD"/>
    <w:rsid w:val="000075AF"/>
    <w:rsid w:val="000542DC"/>
    <w:rsid w:val="0005793B"/>
    <w:rsid w:val="00077262"/>
    <w:rsid w:val="0008640E"/>
    <w:rsid w:val="00094309"/>
    <w:rsid w:val="000A2B66"/>
    <w:rsid w:val="000B1EEE"/>
    <w:rsid w:val="000B6E0E"/>
    <w:rsid w:val="000C7C4A"/>
    <w:rsid w:val="000D01B8"/>
    <w:rsid w:val="000D28D2"/>
    <w:rsid w:val="000D312C"/>
    <w:rsid w:val="000F49B2"/>
    <w:rsid w:val="000F57AC"/>
    <w:rsid w:val="001060B5"/>
    <w:rsid w:val="001221F9"/>
    <w:rsid w:val="00125AF7"/>
    <w:rsid w:val="00130170"/>
    <w:rsid w:val="001320A4"/>
    <w:rsid w:val="00133B8D"/>
    <w:rsid w:val="0013717B"/>
    <w:rsid w:val="001453E5"/>
    <w:rsid w:val="00154B1C"/>
    <w:rsid w:val="0016195E"/>
    <w:rsid w:val="001B4EEE"/>
    <w:rsid w:val="001B7706"/>
    <w:rsid w:val="001C1264"/>
    <w:rsid w:val="001C49C7"/>
    <w:rsid w:val="001D3444"/>
    <w:rsid w:val="001F2712"/>
    <w:rsid w:val="002168A5"/>
    <w:rsid w:val="00225B3A"/>
    <w:rsid w:val="0023489E"/>
    <w:rsid w:val="002776B3"/>
    <w:rsid w:val="002854D2"/>
    <w:rsid w:val="002A739B"/>
    <w:rsid w:val="002B2AE4"/>
    <w:rsid w:val="002B3E65"/>
    <w:rsid w:val="002D434B"/>
    <w:rsid w:val="00303089"/>
    <w:rsid w:val="00320812"/>
    <w:rsid w:val="003537A1"/>
    <w:rsid w:val="00354E0F"/>
    <w:rsid w:val="00364421"/>
    <w:rsid w:val="00366B38"/>
    <w:rsid w:val="00367ACB"/>
    <w:rsid w:val="00382B6D"/>
    <w:rsid w:val="00392529"/>
    <w:rsid w:val="003961CA"/>
    <w:rsid w:val="003A7818"/>
    <w:rsid w:val="003B2BCC"/>
    <w:rsid w:val="003C01B8"/>
    <w:rsid w:val="003C1BE1"/>
    <w:rsid w:val="003D11A7"/>
    <w:rsid w:val="003D315E"/>
    <w:rsid w:val="003D3E1D"/>
    <w:rsid w:val="003D51F4"/>
    <w:rsid w:val="003E1B7C"/>
    <w:rsid w:val="003F2955"/>
    <w:rsid w:val="00400A7C"/>
    <w:rsid w:val="00422604"/>
    <w:rsid w:val="00423635"/>
    <w:rsid w:val="00433415"/>
    <w:rsid w:val="004470F6"/>
    <w:rsid w:val="00452566"/>
    <w:rsid w:val="00462A25"/>
    <w:rsid w:val="0047785B"/>
    <w:rsid w:val="00477887"/>
    <w:rsid w:val="00485371"/>
    <w:rsid w:val="004A3792"/>
    <w:rsid w:val="004B41EE"/>
    <w:rsid w:val="004C0665"/>
    <w:rsid w:val="004C6EBE"/>
    <w:rsid w:val="004D622F"/>
    <w:rsid w:val="004E4A7C"/>
    <w:rsid w:val="00505B2C"/>
    <w:rsid w:val="005073CE"/>
    <w:rsid w:val="005305B8"/>
    <w:rsid w:val="00550C7B"/>
    <w:rsid w:val="0055439A"/>
    <w:rsid w:val="00575926"/>
    <w:rsid w:val="005A1E54"/>
    <w:rsid w:val="005C70E1"/>
    <w:rsid w:val="00630280"/>
    <w:rsid w:val="00667FCC"/>
    <w:rsid w:val="0069381C"/>
    <w:rsid w:val="006C6B6C"/>
    <w:rsid w:val="006D0385"/>
    <w:rsid w:val="006D335D"/>
    <w:rsid w:val="00717419"/>
    <w:rsid w:val="00730310"/>
    <w:rsid w:val="0075020C"/>
    <w:rsid w:val="00751F78"/>
    <w:rsid w:val="00775AE5"/>
    <w:rsid w:val="00790E80"/>
    <w:rsid w:val="007936AC"/>
    <w:rsid w:val="007A2FFC"/>
    <w:rsid w:val="007A7BEE"/>
    <w:rsid w:val="007B3001"/>
    <w:rsid w:val="007B5715"/>
    <w:rsid w:val="007C0B09"/>
    <w:rsid w:val="007C6ACD"/>
    <w:rsid w:val="007F5687"/>
    <w:rsid w:val="00807069"/>
    <w:rsid w:val="00834212"/>
    <w:rsid w:val="00835A89"/>
    <w:rsid w:val="00836C9E"/>
    <w:rsid w:val="00843BC2"/>
    <w:rsid w:val="0084415B"/>
    <w:rsid w:val="008557B5"/>
    <w:rsid w:val="0086459D"/>
    <w:rsid w:val="00880DC5"/>
    <w:rsid w:val="00881F35"/>
    <w:rsid w:val="008C2482"/>
    <w:rsid w:val="008C60F2"/>
    <w:rsid w:val="008E7248"/>
    <w:rsid w:val="00910E7B"/>
    <w:rsid w:val="00914121"/>
    <w:rsid w:val="009240D6"/>
    <w:rsid w:val="00972507"/>
    <w:rsid w:val="00972F77"/>
    <w:rsid w:val="00994B11"/>
    <w:rsid w:val="00995634"/>
    <w:rsid w:val="009A557D"/>
    <w:rsid w:val="009A6A9F"/>
    <w:rsid w:val="009D6643"/>
    <w:rsid w:val="009E45A1"/>
    <w:rsid w:val="009F7B82"/>
    <w:rsid w:val="009F7FA9"/>
    <w:rsid w:val="00A03BB9"/>
    <w:rsid w:val="00A12FA4"/>
    <w:rsid w:val="00A54AA9"/>
    <w:rsid w:val="00A5532D"/>
    <w:rsid w:val="00A815DE"/>
    <w:rsid w:val="00A83981"/>
    <w:rsid w:val="00AB0167"/>
    <w:rsid w:val="00AB341D"/>
    <w:rsid w:val="00AC626E"/>
    <w:rsid w:val="00AD0A76"/>
    <w:rsid w:val="00AD3C30"/>
    <w:rsid w:val="00AD79B7"/>
    <w:rsid w:val="00AF6EA1"/>
    <w:rsid w:val="00B04170"/>
    <w:rsid w:val="00B318BA"/>
    <w:rsid w:val="00B37565"/>
    <w:rsid w:val="00B52932"/>
    <w:rsid w:val="00B55932"/>
    <w:rsid w:val="00B63892"/>
    <w:rsid w:val="00B90D48"/>
    <w:rsid w:val="00B95F8E"/>
    <w:rsid w:val="00B973C3"/>
    <w:rsid w:val="00BA6A7B"/>
    <w:rsid w:val="00BC0583"/>
    <w:rsid w:val="00BD5C7C"/>
    <w:rsid w:val="00BF4AE6"/>
    <w:rsid w:val="00C01073"/>
    <w:rsid w:val="00C56F50"/>
    <w:rsid w:val="00C66A91"/>
    <w:rsid w:val="00C73E97"/>
    <w:rsid w:val="00C75C98"/>
    <w:rsid w:val="00C921DA"/>
    <w:rsid w:val="00CB6CF0"/>
    <w:rsid w:val="00CE24EB"/>
    <w:rsid w:val="00CF0D69"/>
    <w:rsid w:val="00CF0F48"/>
    <w:rsid w:val="00D00527"/>
    <w:rsid w:val="00D020DA"/>
    <w:rsid w:val="00D02865"/>
    <w:rsid w:val="00D03033"/>
    <w:rsid w:val="00D210FF"/>
    <w:rsid w:val="00D22398"/>
    <w:rsid w:val="00D34F8E"/>
    <w:rsid w:val="00D354BA"/>
    <w:rsid w:val="00D45995"/>
    <w:rsid w:val="00D531BC"/>
    <w:rsid w:val="00DC3382"/>
    <w:rsid w:val="00DD46D5"/>
    <w:rsid w:val="00DD4F46"/>
    <w:rsid w:val="00DE017F"/>
    <w:rsid w:val="00DF3915"/>
    <w:rsid w:val="00DF568E"/>
    <w:rsid w:val="00DF78D9"/>
    <w:rsid w:val="00E208C0"/>
    <w:rsid w:val="00E368B6"/>
    <w:rsid w:val="00E53C23"/>
    <w:rsid w:val="00E63848"/>
    <w:rsid w:val="00E73A71"/>
    <w:rsid w:val="00E77FEC"/>
    <w:rsid w:val="00E942DA"/>
    <w:rsid w:val="00EC5C14"/>
    <w:rsid w:val="00EC713D"/>
    <w:rsid w:val="00ED0602"/>
    <w:rsid w:val="00F12BEF"/>
    <w:rsid w:val="00F15156"/>
    <w:rsid w:val="00F33EDD"/>
    <w:rsid w:val="00F54FB3"/>
    <w:rsid w:val="00FA2A74"/>
    <w:rsid w:val="00FA4FDF"/>
    <w:rsid w:val="00FC6579"/>
    <w:rsid w:val="00FF72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E252188"/>
  <w15:docId w15:val="{432B04CE-C447-401E-B9E7-213D3CFD1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E208C0"/>
  </w:style>
  <w:style w:type="paragraph" w:styleId="Ttulo1">
    <w:name w:val="heading 1"/>
    <w:basedOn w:val="Normal"/>
    <w:next w:val="Normal"/>
    <w:link w:val="Ttulo1Char"/>
    <w:uiPriority w:val="9"/>
    <w:qFormat/>
    <w:rsid w:val="00ED06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318B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E45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B77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B7706"/>
  </w:style>
  <w:style w:type="paragraph" w:styleId="Rodap">
    <w:name w:val="footer"/>
    <w:basedOn w:val="Normal"/>
    <w:link w:val="RodapChar"/>
    <w:uiPriority w:val="99"/>
    <w:unhideWhenUsed/>
    <w:rsid w:val="001B770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B7706"/>
  </w:style>
  <w:style w:type="paragraph" w:styleId="Textodebalo">
    <w:name w:val="Balloon Text"/>
    <w:basedOn w:val="Normal"/>
    <w:link w:val="TextodebaloChar"/>
    <w:uiPriority w:val="99"/>
    <w:semiHidden/>
    <w:unhideWhenUsed/>
    <w:rsid w:val="001B77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B7706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C066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F56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ED060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2776B3"/>
    <w:pPr>
      <w:spacing w:before="240" w:line="259" w:lineRule="auto"/>
      <w:outlineLvl w:val="9"/>
    </w:pPr>
    <w:rPr>
      <w:b w:val="0"/>
      <w:bCs w:val="0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F57AC"/>
    <w:pPr>
      <w:tabs>
        <w:tab w:val="left" w:pos="426"/>
        <w:tab w:val="right" w:leader="dot" w:pos="9061"/>
      </w:tabs>
      <w:spacing w:after="100"/>
    </w:pPr>
    <w:rPr>
      <w:rFonts w:ascii="Times New Roman" w:hAnsi="Times New Roman" w:cs="Times New Roman"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2776B3"/>
    <w:rPr>
      <w:color w:val="0000FF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4C6EB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4C6EBE"/>
    <w:pPr>
      <w:spacing w:after="0"/>
    </w:pPr>
  </w:style>
  <w:style w:type="table" w:styleId="Tabelacomgrade">
    <w:name w:val="Table Grid"/>
    <w:basedOn w:val="Tabelanormal"/>
    <w:uiPriority w:val="59"/>
    <w:rsid w:val="004C6EB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B318B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B318BA"/>
    <w:pPr>
      <w:spacing w:after="100"/>
      <w:ind w:left="220"/>
    </w:pPr>
  </w:style>
  <w:style w:type="character" w:styleId="Refdecomentrio">
    <w:name w:val="annotation reference"/>
    <w:basedOn w:val="Fontepargpadro"/>
    <w:uiPriority w:val="99"/>
    <w:semiHidden/>
    <w:unhideWhenUsed/>
    <w:rsid w:val="00DD46D5"/>
    <w:rPr>
      <w:sz w:val="18"/>
      <w:szCs w:val="18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D46D5"/>
    <w:pPr>
      <w:spacing w:line="240" w:lineRule="auto"/>
    </w:pPr>
    <w:rPr>
      <w:sz w:val="24"/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D46D5"/>
    <w:rPr>
      <w:sz w:val="24"/>
      <w:szCs w:val="24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D46D5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D46D5"/>
    <w:rPr>
      <w:b/>
      <w:bCs/>
      <w:sz w:val="20"/>
      <w:szCs w:val="20"/>
    </w:rPr>
  </w:style>
  <w:style w:type="paragraph" w:styleId="Reviso">
    <w:name w:val="Revision"/>
    <w:hidden/>
    <w:uiPriority w:val="99"/>
    <w:semiHidden/>
    <w:rsid w:val="003C1BE1"/>
    <w:pPr>
      <w:spacing w:after="0" w:line="240" w:lineRule="auto"/>
    </w:pPr>
  </w:style>
  <w:style w:type="character" w:customStyle="1" w:styleId="Ttulo3Char">
    <w:name w:val="Título 3 Char"/>
    <w:basedOn w:val="Fontepargpadro"/>
    <w:link w:val="Ttulo3"/>
    <w:uiPriority w:val="9"/>
    <w:semiHidden/>
    <w:rsid w:val="009E45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4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2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2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microsoft.com/office/2011/relationships/people" Target="peop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102469-0DEE-42DC-AB40-A9BBAA58F0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1330</TotalTime>
  <Pages>26</Pages>
  <Words>3634</Words>
  <Characters>19627</Characters>
  <Application>Microsoft Office Word</Application>
  <DocSecurity>0</DocSecurity>
  <Lines>163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UCDB</Company>
  <LinksUpToDate>false</LinksUpToDate>
  <CharactersWithSpaces>23215</CharactersWithSpaces>
  <SharedDoc>false</SharedDoc>
  <HLinks>
    <vt:vector size="60" baseType="variant">
      <vt:variant>
        <vt:i4>1835065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_Toc463980648</vt:lpwstr>
      </vt:variant>
      <vt:variant>
        <vt:i4>1835065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_Toc463980647</vt:lpwstr>
      </vt:variant>
      <vt:variant>
        <vt:i4>1835065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_Toc463980646</vt:lpwstr>
      </vt:variant>
      <vt:variant>
        <vt:i4>1835065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_Toc463980645</vt:lpwstr>
      </vt:variant>
      <vt:variant>
        <vt:i4>1835065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_Toc463980644</vt:lpwstr>
      </vt:variant>
      <vt:variant>
        <vt:i4>1835065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_Toc463980643</vt:lpwstr>
      </vt:variant>
      <vt:variant>
        <vt:i4>1835065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_Toc463980642</vt:lpwstr>
      </vt:variant>
      <vt:variant>
        <vt:i4>1835065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_Toc463980641</vt:lpwstr>
      </vt:variant>
      <vt:variant>
        <vt:i4>1835065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_Toc463980640</vt:lpwstr>
      </vt:variant>
      <vt:variant>
        <vt:i4>1769529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_Toc463980639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DRAGO LAYMANN</cp:lastModifiedBy>
  <cp:revision>52</cp:revision>
  <dcterms:created xsi:type="dcterms:W3CDTF">2016-11-04T01:05:00Z</dcterms:created>
  <dcterms:modified xsi:type="dcterms:W3CDTF">2017-04-02T00:38:00Z</dcterms:modified>
</cp:coreProperties>
</file>